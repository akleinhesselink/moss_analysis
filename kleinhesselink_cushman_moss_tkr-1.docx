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6B341296" w14:textId="61B21C7B" w:rsidR="00BD1C84" w:rsidDel="00E64B40" w:rsidRDefault="00BD1C84" w:rsidP="00AE5F16">
      <w:pPr>
        <w:pStyle w:val="TitlePage"/>
        <w:spacing w:after="0"/>
        <w:outlineLvl w:val="0"/>
        <w:rPr>
          <w:del w:id="1" w:author="Hall Cushman" w:date="2019-01-08T15:00:00Z"/>
          <w:rFonts w:cs="Times New Roman"/>
          <w:color w:val="000000" w:themeColor="text1"/>
          <w:szCs w:val="24"/>
        </w:rPr>
      </w:pPr>
      <w:bookmarkStart w:id="2" w:name="_GoBack"/>
      <w:bookmarkEnd w:id="2"/>
    </w:p>
    <w:p w14:paraId="2358E8A8" w14:textId="7D1B66FB" w:rsidR="00600A9A" w:rsidDel="00E64B40" w:rsidRDefault="00470484" w:rsidP="00AE5F16">
      <w:pPr>
        <w:pStyle w:val="TitlePage"/>
        <w:spacing w:after="0"/>
        <w:outlineLvl w:val="0"/>
        <w:rPr>
          <w:del w:id="3" w:author="Hall Cushman" w:date="2019-01-08T15:00:00Z"/>
          <w:rFonts w:cs="Times New Roman"/>
          <w:color w:val="000000" w:themeColor="text1"/>
          <w:szCs w:val="24"/>
        </w:rPr>
      </w:pPr>
      <w:del w:id="4" w:author="Hall Cushman" w:date="2019-01-08T15:00:00Z">
        <w:r w:rsidDel="00E64B40">
          <w:rPr>
            <w:rFonts w:cs="Times New Roman"/>
            <w:color w:val="000000" w:themeColor="text1"/>
            <w:szCs w:val="24"/>
          </w:rPr>
          <w:delText xml:space="preserve">Word count: </w:delText>
        </w:r>
        <w:r w:rsidDel="00E64B40">
          <w:rPr>
            <w:rFonts w:cs="Times New Roman"/>
            <w:color w:val="000000" w:themeColor="text1"/>
            <w:szCs w:val="24"/>
          </w:rPr>
          <w:fldChar w:fldCharType="begin"/>
        </w:r>
        <w:r w:rsidDel="00E64B40">
          <w:rPr>
            <w:rFonts w:cs="Times New Roman"/>
            <w:color w:val="000000" w:themeColor="text1"/>
            <w:szCs w:val="24"/>
          </w:rPr>
          <w:delInstrText xml:space="preserve"> NUMWORDS  \* MERGEFORMAT </w:delInstrText>
        </w:r>
        <w:r w:rsidDel="00E64B40">
          <w:rPr>
            <w:rFonts w:cs="Times New Roman"/>
            <w:color w:val="000000" w:themeColor="text1"/>
            <w:szCs w:val="24"/>
          </w:rPr>
          <w:fldChar w:fldCharType="separate"/>
        </w:r>
        <w:r w:rsidR="001E19A3" w:rsidDel="00E64B40">
          <w:rPr>
            <w:rFonts w:cs="Times New Roman"/>
            <w:noProof/>
            <w:color w:val="000000" w:themeColor="text1"/>
            <w:szCs w:val="24"/>
          </w:rPr>
          <w:delText>5408</w:delText>
        </w:r>
        <w:r w:rsidDel="00E64B40">
          <w:rPr>
            <w:rFonts w:cs="Times New Roman"/>
            <w:color w:val="000000" w:themeColor="text1"/>
            <w:szCs w:val="24"/>
          </w:rPr>
          <w:fldChar w:fldCharType="end"/>
        </w:r>
      </w:del>
    </w:p>
    <w:p w14:paraId="65F5B43B" w14:textId="08D9047D" w:rsidR="00470484" w:rsidDel="00E64B40" w:rsidRDefault="008F2638" w:rsidP="00AE5F16">
      <w:pPr>
        <w:pStyle w:val="TitlePage"/>
        <w:spacing w:after="0"/>
        <w:outlineLvl w:val="0"/>
        <w:rPr>
          <w:del w:id="5" w:author="Hall Cushman" w:date="2019-01-08T15:00:00Z"/>
          <w:rFonts w:cs="Times New Roman"/>
          <w:color w:val="000000" w:themeColor="text1"/>
          <w:szCs w:val="24"/>
        </w:rPr>
      </w:pPr>
      <w:del w:id="6" w:author="Hall Cushman" w:date="2019-01-08T15:00:00Z">
        <w:r w:rsidDel="00E64B40">
          <w:rPr>
            <w:rFonts w:cs="Times New Roman"/>
            <w:color w:val="000000" w:themeColor="text1"/>
            <w:szCs w:val="24"/>
          </w:rPr>
          <w:delText xml:space="preserve">Pages: </w:delText>
        </w:r>
        <w:r w:rsidDel="00E64B40">
          <w:rPr>
            <w:rFonts w:cs="Times New Roman"/>
            <w:color w:val="000000" w:themeColor="text1"/>
            <w:szCs w:val="24"/>
          </w:rPr>
          <w:fldChar w:fldCharType="begin"/>
        </w:r>
        <w:r w:rsidDel="00E64B40">
          <w:rPr>
            <w:rFonts w:cs="Times New Roman"/>
            <w:color w:val="000000" w:themeColor="text1"/>
            <w:szCs w:val="24"/>
          </w:rPr>
          <w:delInstrText xml:space="preserve"> NUMPAGES  \* MERGEFORMAT </w:delInstrText>
        </w:r>
        <w:r w:rsidDel="00E64B40">
          <w:rPr>
            <w:rFonts w:cs="Times New Roman"/>
            <w:color w:val="000000" w:themeColor="text1"/>
            <w:szCs w:val="24"/>
          </w:rPr>
          <w:fldChar w:fldCharType="separate"/>
        </w:r>
        <w:r w:rsidR="001E19A3" w:rsidDel="00E64B40">
          <w:rPr>
            <w:rFonts w:cs="Times New Roman"/>
            <w:noProof/>
            <w:color w:val="000000" w:themeColor="text1"/>
            <w:szCs w:val="24"/>
          </w:rPr>
          <w:delText>26</w:delText>
        </w:r>
        <w:r w:rsidDel="00E64B40">
          <w:rPr>
            <w:rFonts w:cs="Times New Roman"/>
            <w:color w:val="000000" w:themeColor="text1"/>
            <w:szCs w:val="24"/>
          </w:rPr>
          <w:fldChar w:fldCharType="end"/>
        </w:r>
      </w:del>
    </w:p>
    <w:p w14:paraId="6E183734" w14:textId="47D87506" w:rsidR="008F2638" w:rsidDel="00E64B40" w:rsidRDefault="008F2638" w:rsidP="00AE5F16">
      <w:pPr>
        <w:pStyle w:val="TitlePage"/>
        <w:spacing w:after="0"/>
        <w:outlineLvl w:val="0"/>
        <w:rPr>
          <w:del w:id="7" w:author="Hall Cushman" w:date="2019-01-08T15:00:00Z"/>
          <w:rFonts w:cs="Times New Roman"/>
          <w:color w:val="000000" w:themeColor="text1"/>
          <w:szCs w:val="24"/>
        </w:rPr>
      </w:pPr>
      <w:del w:id="8" w:author="Hall Cushman" w:date="2019-01-08T15:00:00Z">
        <w:r w:rsidDel="00E64B40">
          <w:rPr>
            <w:rFonts w:cs="Times New Roman"/>
            <w:color w:val="000000" w:themeColor="text1"/>
            <w:szCs w:val="24"/>
          </w:rPr>
          <w:delText xml:space="preserve">Figures: 3 </w:delText>
        </w:r>
      </w:del>
    </w:p>
    <w:p w14:paraId="7E9EE5E0" w14:textId="0C64A6E5" w:rsidR="008F2638" w:rsidRPr="000F5EA2" w:rsidDel="00E64B40" w:rsidRDefault="008F2638" w:rsidP="00AE5F16">
      <w:pPr>
        <w:pStyle w:val="TitlePage"/>
        <w:spacing w:after="0"/>
        <w:outlineLvl w:val="0"/>
        <w:rPr>
          <w:del w:id="9" w:author="Hall Cushman" w:date="2019-01-08T15:00:00Z"/>
          <w:rFonts w:cs="Times New Roman"/>
          <w:color w:val="000000" w:themeColor="text1"/>
          <w:szCs w:val="24"/>
        </w:rPr>
      </w:pPr>
      <w:del w:id="10" w:author="Hall Cushman" w:date="2019-01-08T15:00:00Z">
        <w:r w:rsidDel="00E64B40">
          <w:rPr>
            <w:rFonts w:cs="Times New Roman"/>
            <w:color w:val="000000" w:themeColor="text1"/>
            <w:szCs w:val="24"/>
          </w:rPr>
          <w:delText>Parts:  Main text, Supporting Information</w:delText>
        </w:r>
        <w:r w:rsidR="00D02FE6" w:rsidDel="00E64B40">
          <w:rPr>
            <w:rFonts w:cs="Times New Roman"/>
            <w:color w:val="000000" w:themeColor="text1"/>
            <w:szCs w:val="24"/>
          </w:rPr>
          <w:delText>, R code</w:delText>
        </w:r>
      </w:del>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1" w:name="__UnoMark__967_1065309592"/>
      <w:bookmarkStart w:id="12" w:name="__UnoMark__690_1065309592"/>
      <w:bookmarkStart w:id="13" w:name="__UnoMark__775_1065309592"/>
      <w:bookmarkStart w:id="14" w:name="__UnoMark__903_1248546854"/>
      <w:bookmarkStart w:id="15" w:name="__UnoMark__824_1065309592"/>
      <w:bookmarkStart w:id="16" w:name="__UnoMark__940_1248546854"/>
      <w:bookmarkStart w:id="17" w:name="__UnoMark__982_1248546854"/>
      <w:bookmarkStart w:id="18" w:name="__UnoMark__910_1065309592"/>
      <w:bookmarkStart w:id="19" w:name="__UnoMark__965_16483194"/>
      <w:bookmarkStart w:id="20" w:name="__UnoMark__648_1065309592"/>
      <w:bookmarkStart w:id="21" w:name="__UnoMark__795_1226937769"/>
      <w:bookmarkStart w:id="22" w:name="__UnoMark__619_1065309592"/>
      <w:bookmarkStart w:id="23" w:name="__UnoMark__882_1248546854"/>
      <w:bookmarkStart w:id="24" w:name="__UnoMark__817_16483194"/>
      <w:bookmarkStart w:id="25" w:name="__UnoMark__724_1065309592"/>
      <w:bookmarkStart w:id="26" w:name="__UnoMark__960_124854685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27" w:name="__UnoMark__620_1065309592"/>
      <w:bookmarkStart w:id="28" w:name="__UnoMark__911_1065309592"/>
      <w:bookmarkStart w:id="29" w:name="__UnoMark__796_1226937769"/>
      <w:bookmarkStart w:id="30" w:name="__UnoMark__955_1248546854"/>
      <w:bookmarkStart w:id="31" w:name="__UnoMark__930_1248546854"/>
      <w:bookmarkStart w:id="32" w:name="__UnoMark__877_1248546854"/>
      <w:bookmarkStart w:id="33" w:name="__UnoMark__825_1065309592"/>
      <w:bookmarkStart w:id="34" w:name="__UnoMark__691_1065309592"/>
      <w:bookmarkStart w:id="35" w:name="__UnoMark__966_16483194"/>
      <w:bookmarkStart w:id="36" w:name="__UnoMark__975_1248546854"/>
      <w:bookmarkStart w:id="37" w:name="__UnoMark__897_1248546854"/>
      <w:bookmarkStart w:id="38" w:name="__UnoMark__968_1065309592"/>
      <w:bookmarkStart w:id="39" w:name="__UnoMark__725_1065309592"/>
      <w:bookmarkStart w:id="40" w:name="__UnoMark__649_1065309592"/>
      <w:bookmarkStart w:id="41" w:name="__UnoMark__935_1248546854"/>
      <w:bookmarkStart w:id="42" w:name="__UnoMark__818_16483194"/>
      <w:bookmarkStart w:id="43" w:name="__UnoMark__776_106530959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44" w:name="__UnoMark__974_1248546854"/>
      <w:bookmarkEnd w:id="4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45" w:name="__UnoMark__917_1248546854"/>
      <w:bookmarkStart w:id="46" w:name="__UnoMark__954_1248546854"/>
      <w:bookmarkEnd w:id="45"/>
      <w:bookmarkEnd w:id="4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47" w:name="__UnoMark__998_1248546854"/>
      <w:bookmarkEnd w:id="4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w:t>
      </w:r>
      <w:commentRangeStart w:id="48"/>
      <w:r w:rsidR="00F226C7">
        <w:rPr>
          <w:color w:val="000000" w:themeColor="text1"/>
        </w:rPr>
        <w:t xml:space="preserve">a novel test </w:t>
      </w:r>
      <w:commentRangeEnd w:id="48"/>
      <w:r w:rsidR="00182E2F">
        <w:rPr>
          <w:rStyle w:val="CommentReference"/>
        </w:rPr>
        <w:commentReference w:id="48"/>
      </w:r>
      <w:r w:rsidR="00F226C7">
        <w:rPr>
          <w:color w:val="000000" w:themeColor="text1"/>
        </w:rPr>
        <w:t xml:space="preserve">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commentRangeStart w:id="49"/>
      <w:commentRangeStart w:id="50"/>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w:t>
      </w:r>
      <w:commentRangeStart w:id="51"/>
      <w:r w:rsidR="000D1556">
        <w:rPr>
          <w:rFonts w:ascii="Times New Roman" w:hAnsi="Times New Roman"/>
          <w:color w:val="000000" w:themeColor="text1"/>
        </w:rPr>
        <w:t>shrubs</w:t>
      </w:r>
      <w:commentRangeEnd w:id="51"/>
      <w:r w:rsidR="001D0F3E">
        <w:rPr>
          <w:rStyle w:val="CommentReference"/>
          <w:rFonts w:ascii="Times New Roman" w:eastAsiaTheme="minorEastAsia" w:hAnsi="Times New Roman" w:cstheme="minorBidi"/>
          <w:color w:val="auto"/>
          <w:lang w:eastAsia="en-US"/>
        </w:rPr>
        <w:commentReference w:id="51"/>
      </w:r>
      <w:r w:rsidR="000D1556">
        <w:rPr>
          <w:rFonts w:ascii="Times New Roman" w:hAnsi="Times New Roman"/>
          <w:color w:val="000000" w:themeColor="text1"/>
        </w:rPr>
        <w:t xml:space="preserve">. </w:t>
      </w:r>
      <w:commentRangeEnd w:id="49"/>
      <w:r w:rsidR="0075434A">
        <w:rPr>
          <w:rStyle w:val="CommentReference"/>
          <w:rFonts w:ascii="Times New Roman" w:eastAsiaTheme="minorEastAsia" w:hAnsi="Times New Roman" w:cstheme="minorBidi"/>
          <w:color w:val="auto"/>
          <w:lang w:eastAsia="en-US"/>
        </w:rPr>
        <w:commentReference w:id="49"/>
      </w:r>
      <w:commentRangeEnd w:id="50"/>
      <w:r w:rsidR="002B1342">
        <w:rPr>
          <w:rStyle w:val="CommentReference"/>
          <w:rFonts w:ascii="Times New Roman" w:eastAsiaTheme="minorEastAsia" w:hAnsi="Times New Roman" w:cstheme="minorBidi"/>
          <w:color w:val="auto"/>
          <w:lang w:eastAsia="en-US"/>
        </w:rPr>
        <w:commentReference w:id="50"/>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5DDD645F"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commentRangeStart w:id="52"/>
      <w:del w:id="53" w:author="Hall Cushman" w:date="2019-01-08T14:25:00Z">
        <w:r w:rsidR="00AD243D" w:rsidDel="001D0F3E">
          <w:rPr>
            <w:rFonts w:ascii="Times New Roman" w:hAnsi="Times New Roman"/>
            <w:color w:val="000000" w:themeColor="text1"/>
          </w:rPr>
          <w:delText xml:space="preserve">All data </w:delText>
        </w:r>
        <w:r w:rsidR="000E1253" w:rsidDel="001D0F3E">
          <w:rPr>
            <w:rFonts w:ascii="Times New Roman" w:hAnsi="Times New Roman"/>
            <w:color w:val="000000" w:themeColor="text1"/>
          </w:rPr>
          <w:delText>collected</w:delText>
        </w:r>
        <w:r w:rsidR="00AD243D" w:rsidDel="001D0F3E">
          <w:rPr>
            <w:rFonts w:ascii="Times New Roman" w:hAnsi="Times New Roman"/>
            <w:color w:val="000000" w:themeColor="text1"/>
          </w:rPr>
          <w:delText xml:space="preserve"> for the study </w:delText>
        </w:r>
        <w:r w:rsidR="000E1253" w:rsidDel="001D0F3E">
          <w:rPr>
            <w:rFonts w:ascii="Times New Roman" w:hAnsi="Times New Roman"/>
            <w:color w:val="000000" w:themeColor="text1"/>
          </w:rPr>
          <w:delText>are</w:delText>
        </w:r>
        <w:r w:rsidR="00AD243D" w:rsidDel="001D0F3E">
          <w:rPr>
            <w:rFonts w:ascii="Times New Roman" w:hAnsi="Times New Roman"/>
            <w:color w:val="000000" w:themeColor="text1"/>
          </w:rPr>
          <w:delText xml:space="preserve"> deposited in a Data Dryad (</w:delText>
        </w:r>
        <w:r w:rsidR="001A211C" w:rsidDel="001D0F3E">
          <w:rPr>
            <w:rStyle w:val="Hyperlink"/>
            <w:rFonts w:ascii="Times New Roman" w:hAnsi="Times New Roman"/>
          </w:rPr>
          <w:fldChar w:fldCharType="begin"/>
        </w:r>
        <w:r w:rsidR="001A211C" w:rsidDel="001D0F3E">
          <w:rPr>
            <w:rStyle w:val="Hyperlink"/>
            <w:rFonts w:ascii="Times New Roman" w:hAnsi="Times New Roman"/>
          </w:rPr>
          <w:delInstrText xml:space="preserve"> HYPERLINK "http://www.dryad.org" </w:delInstrText>
        </w:r>
        <w:r w:rsidR="001A211C" w:rsidDel="001D0F3E">
          <w:rPr>
            <w:rStyle w:val="Hyperlink"/>
            <w:rFonts w:ascii="Times New Roman" w:hAnsi="Times New Roman"/>
          </w:rPr>
          <w:fldChar w:fldCharType="separate"/>
        </w:r>
        <w:r w:rsidR="00AD243D" w:rsidRPr="005C583E" w:rsidDel="001D0F3E">
          <w:rPr>
            <w:rStyle w:val="Hyperlink"/>
            <w:rFonts w:ascii="Times New Roman" w:hAnsi="Times New Roman"/>
          </w:rPr>
          <w:delText>www.dryad.org</w:delText>
        </w:r>
        <w:r w:rsidR="001A211C" w:rsidDel="001D0F3E">
          <w:rPr>
            <w:rStyle w:val="Hyperlink"/>
            <w:rFonts w:ascii="Times New Roman" w:hAnsi="Times New Roman"/>
          </w:rPr>
          <w:fldChar w:fldCharType="end"/>
        </w:r>
        <w:r w:rsidR="00AD243D" w:rsidDel="001D0F3E">
          <w:rPr>
            <w:rFonts w:ascii="Times New Roman" w:hAnsi="Times New Roman"/>
            <w:color w:val="000000" w:themeColor="text1"/>
          </w:rPr>
          <w:delText xml:space="preserve">) repository. </w:delText>
        </w:r>
      </w:del>
      <w:commentRangeEnd w:id="52"/>
      <w:r w:rsidR="001D0F3E">
        <w:rPr>
          <w:rStyle w:val="CommentReference"/>
          <w:rFonts w:ascii="Times New Roman" w:eastAsiaTheme="minorEastAsia" w:hAnsi="Times New Roman" w:cstheme="minorBidi"/>
          <w:color w:val="auto"/>
          <w:lang w:eastAsia="en-US"/>
        </w:rPr>
        <w:commentReference w:id="52"/>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lastRenderedPageBreak/>
        <w:t>Statistical Analyses</w:t>
      </w:r>
    </w:p>
    <w:p w14:paraId="74863704" w14:textId="6E4DB5B7"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del w:id="54" w:author="Hall Cushman" w:date="2019-01-08T14:29:00Z">
        <w:r w:rsidR="00434801" w:rsidDel="00A23A3E">
          <w:rPr>
            <w:rFonts w:ascii="Times New Roman" w:hAnsi="Times New Roman"/>
            <w:color w:val="000000" w:themeColor="text1"/>
          </w:rPr>
          <w:delText xml:space="preserve"> </w:delText>
        </w:r>
      </w:del>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w:t>
      </w:r>
      <w:r w:rsidRPr="00A6092D">
        <w:rPr>
          <w:rFonts w:ascii="Times New Roman" w:hAnsi="Times New Roman"/>
          <w:color w:val="000000" w:themeColor="text1"/>
        </w:rPr>
        <w:lastRenderedPageBreak/>
        <w:t xml:space="preserve">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xml:space="preserve">. </w:t>
      </w:r>
      <w:commentRangeStart w:id="55"/>
      <w:commentRangeStart w:id="56"/>
      <w:r w:rsidRPr="00A6092D">
        <w:rPr>
          <w:rFonts w:ascii="Times New Roman" w:hAnsi="Times New Roman"/>
          <w:color w:val="000000" w:themeColor="text1"/>
        </w:rPr>
        <w:t>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commentRangeEnd w:id="55"/>
      <w:r w:rsidR="0075434A">
        <w:rPr>
          <w:rStyle w:val="CommentReference"/>
          <w:rFonts w:ascii="Times New Roman" w:eastAsiaTheme="minorEastAsia" w:hAnsi="Times New Roman" w:cstheme="minorBidi"/>
          <w:color w:val="auto"/>
          <w:lang w:eastAsia="en-US"/>
        </w:rPr>
        <w:commentReference w:id="55"/>
      </w:r>
      <w:commentRangeEnd w:id="56"/>
      <w:r w:rsidR="002B1342">
        <w:rPr>
          <w:rStyle w:val="CommentReference"/>
          <w:rFonts w:ascii="Times New Roman" w:eastAsiaTheme="minorEastAsia" w:hAnsi="Times New Roman" w:cstheme="minorBidi"/>
          <w:color w:val="auto"/>
          <w:lang w:eastAsia="en-US"/>
        </w:rPr>
        <w:commentReference w:id="56"/>
      </w:r>
    </w:p>
    <w:p w14:paraId="588C4B26" w14:textId="7DBEC187"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the analyses are provided in </w:t>
      </w:r>
      <w:r w:rsidR="00BD1C84">
        <w:rPr>
          <w:color w:val="000000" w:themeColor="text1"/>
        </w:rPr>
        <w:t>the</w:t>
      </w:r>
      <w:r w:rsidR="00AD243D">
        <w:rPr>
          <w:color w:val="000000" w:themeColor="text1"/>
        </w:rPr>
        <w:t xml:space="preserve"> supporting information.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0E70B680"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del w:id="57" w:author="Andy Kleinhesselink" w:date="2019-01-08T12:50:00Z">
        <w:r w:rsidR="008774F3" w:rsidRPr="00A6092D" w:rsidDel="002B1342">
          <w:rPr>
            <w:rFonts w:cs="Times New Roman"/>
            <w:color w:val="000000" w:themeColor="text1"/>
          </w:rPr>
          <w:delText>,</w:delText>
        </w:r>
      </w:del>
      <w:r w:rsidR="008774F3" w:rsidRPr="00A6092D">
        <w:rPr>
          <w:rFonts w:cs="Times New Roman"/>
          <w:color w:val="000000" w:themeColor="text1"/>
        </w:rPr>
        <w:t xml:space="preserve"> and </w:t>
      </w:r>
      <w:del w:id="58" w:author="Andy Kleinhesselink" w:date="2019-01-08T12:50:00Z">
        <w:r w:rsidR="008774F3" w:rsidRPr="00A6092D" w:rsidDel="002B1342">
          <w:rPr>
            <w:rFonts w:cs="Times New Roman"/>
            <w:color w:val="000000" w:themeColor="text1"/>
          </w:rPr>
          <w:delText xml:space="preserve">85 </w:delText>
        </w:r>
      </w:del>
      <w:ins w:id="59" w:author="Andy Kleinhesselink" w:date="2019-01-08T14:04:00Z">
        <w:r w:rsidR="004D7689">
          <w:rPr>
            <w:rFonts w:cs="Times New Roman"/>
            <w:color w:val="000000" w:themeColor="text1"/>
          </w:rPr>
          <w:t>85</w:t>
        </w:r>
      </w:ins>
      <w:ins w:id="60" w:author="Andy Kleinhesselink" w:date="2019-01-08T12:50:00Z">
        <w:r w:rsidR="002B1342" w:rsidRPr="00A6092D">
          <w:rPr>
            <w:rFonts w:cs="Times New Roman"/>
            <w:color w:val="000000" w:themeColor="text1"/>
          </w:rPr>
          <w:t xml:space="preserve"> </w:t>
        </w:r>
      </w:ins>
      <w:r w:rsidR="008774F3" w:rsidRPr="00A6092D">
        <w:rPr>
          <w:rFonts w:cs="Times New Roman"/>
          <w:color w:val="000000" w:themeColor="text1"/>
        </w:rPr>
        <w:t xml:space="preserve">of </w:t>
      </w:r>
      <w:del w:id="61" w:author="Andy Kleinhesselink" w:date="2019-01-08T12:50:00Z">
        <w:r w:rsidR="008774F3" w:rsidRPr="00A6092D" w:rsidDel="002B1342">
          <w:rPr>
            <w:rFonts w:cs="Times New Roman"/>
            <w:color w:val="000000" w:themeColor="text1"/>
          </w:rPr>
          <w:delText xml:space="preserve">36 </w:delText>
        </w:r>
      </w:del>
      <w:ins w:id="62" w:author="Andy Kleinhesselink" w:date="2019-01-08T14:04:00Z">
        <w:r w:rsidR="004D7689">
          <w:rPr>
            <w:rFonts w:cs="Times New Roman"/>
            <w:color w:val="000000" w:themeColor="text1"/>
          </w:rPr>
          <w:t>121</w:t>
        </w:r>
      </w:ins>
      <w:ins w:id="63" w:author="Andy Kleinhesselink" w:date="2019-01-08T12:50:00Z">
        <w:r w:rsidR="002B1342" w:rsidRPr="00A6092D">
          <w:rPr>
            <w:rFonts w:cs="Times New Roman"/>
            <w:color w:val="000000" w:themeColor="text1"/>
          </w:rPr>
          <w:t xml:space="preserve"> </w:t>
        </w:r>
      </w:ins>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w:t>
      </w:r>
      <w:r w:rsidR="008774F3" w:rsidRPr="00A6092D">
        <w:rPr>
          <w:rFonts w:cs="Times New Roman"/>
          <w:color w:val="000000" w:themeColor="text1"/>
        </w:rPr>
        <w:lastRenderedPageBreak/>
        <w:t>=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del w:id="64" w:author="Hall Cushman" w:date="2019-01-08T14:30:00Z">
        <w:r w:rsidR="00C36E62" w:rsidDel="00A23A3E">
          <w:rPr>
            <w:rFonts w:cs="Times New Roman"/>
            <w:color w:val="000000" w:themeColor="text1"/>
          </w:rPr>
          <w:delText xml:space="preserve"> </w:delText>
        </w:r>
      </w:del>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65"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65"/>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commentRangeStart w:id="66"/>
      <w:commentRangeStart w:id="67"/>
      <w:r w:rsidRPr="00A6092D">
        <w:rPr>
          <w:color w:val="000000" w:themeColor="text1"/>
        </w:rPr>
        <w:t>Discussion</w:t>
      </w:r>
      <w:commentRangeEnd w:id="66"/>
      <w:r w:rsidR="00CD6647">
        <w:rPr>
          <w:rStyle w:val="CommentReference"/>
          <w:rFonts w:eastAsiaTheme="minorEastAsia" w:cstheme="minorBidi"/>
          <w:b w:val="0"/>
        </w:rPr>
        <w:commentReference w:id="66"/>
      </w:r>
      <w:commentRangeEnd w:id="67"/>
      <w:r w:rsidR="0050468F">
        <w:rPr>
          <w:rStyle w:val="CommentReference"/>
          <w:rFonts w:eastAsiaTheme="minorEastAsia" w:cstheme="minorBidi"/>
          <w:b w:val="0"/>
        </w:rPr>
        <w:commentReference w:id="67"/>
      </w:r>
    </w:p>
    <w:p w14:paraId="37C4A9E7" w14:textId="5BDB5E8D"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 xml:space="preserve">was significantly greater in moss patches than in bare sand but this positive association </w:t>
      </w:r>
      <w:commentRangeStart w:id="68"/>
      <w:commentRangeStart w:id="69"/>
      <w:r w:rsidR="00E94461">
        <w:rPr>
          <w:rFonts w:cs="Times New Roman"/>
          <w:color w:val="000000" w:themeColor="text1"/>
        </w:rPr>
        <w:t>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2). </w:t>
      </w:r>
      <w:commentRangeEnd w:id="68"/>
      <w:r w:rsidR="00796409">
        <w:rPr>
          <w:rStyle w:val="CommentReference"/>
        </w:rPr>
        <w:commentReference w:id="68"/>
      </w:r>
      <w:commentRangeEnd w:id="69"/>
      <w:r w:rsidR="0050468F">
        <w:rPr>
          <w:rStyle w:val="CommentReference"/>
        </w:rPr>
        <w:commentReference w:id="69"/>
      </w:r>
      <w:r w:rsidRPr="00A6092D">
        <w:rPr>
          <w:rFonts w:cs="Times New Roman"/>
          <w:color w:val="000000" w:themeColor="text1"/>
        </w:rPr>
        <w:t>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lastRenderedPageBreak/>
        <w:t>3a)</w:t>
      </w:r>
      <w:r w:rsidR="00FD10A4">
        <w:rPr>
          <w:rFonts w:cs="Times New Roman"/>
          <w:color w:val="000000" w:themeColor="text1"/>
        </w:rPr>
        <w:t>—as 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proofErr w:type="spellStart"/>
      <w:r w:rsidRPr="00A6092D">
        <w:rPr>
          <w:rFonts w:cs="Times New Roman"/>
          <w:i/>
          <w:color w:val="000000" w:themeColor="text1"/>
        </w:rPr>
        <w:t>Vulpia</w:t>
      </w:r>
      <w:proofErr w:type="spellEnd"/>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3</w:t>
      </w:r>
      <w:del w:id="70" w:author="Hall Cushman" w:date="2019-01-08T14:31:00Z">
        <w:r w:rsidRPr="00A6092D" w:rsidDel="00BA62E6">
          <w:rPr>
            <w:rFonts w:cs="Times New Roman"/>
            <w:color w:val="000000" w:themeColor="text1"/>
          </w:rPr>
          <w:delText xml:space="preserve"> </w:delText>
        </w:r>
      </w:del>
      <w:r w:rsidRPr="00A6092D">
        <w:rPr>
          <w:rFonts w:cs="Times New Roman"/>
          <w:color w:val="000000" w:themeColor="text1"/>
        </w:rPr>
        <w:t xml:space="preserve">b). </w:t>
      </w:r>
    </w:p>
    <w:p w14:paraId="4EC1F3DD" w14:textId="61765106" w:rsidR="00FD10A4" w:rsidRDefault="00FD10A4" w:rsidP="0028293A">
      <w:pPr>
        <w:spacing w:after="0"/>
        <w:rPr>
          <w:ins w:id="71" w:author="Andy Kleinhesselink" w:date="2019-01-08T12:54:00Z"/>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del w:id="72" w:author="Hall Cushman" w:date="2019-01-08T14:31:00Z">
        <w:r w:rsidR="008223C4" w:rsidDel="00BA62E6">
          <w:rPr>
            <w:color w:val="000000" w:themeColor="text1"/>
          </w:rPr>
          <w:delText xml:space="preserve"> </w:delText>
        </w:r>
      </w:del>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69431CB" w:rsidR="002B1342" w:rsidRDefault="002B1342" w:rsidP="0028293A">
      <w:pPr>
        <w:spacing w:after="0"/>
        <w:rPr>
          <w:color w:val="000000" w:themeColor="text1"/>
        </w:rPr>
      </w:pPr>
      <w:ins w:id="73" w:author="Andy Kleinhesselink" w:date="2019-01-08T12:55:00Z">
        <w:r>
          <w:rPr>
            <w:color w:val="000000" w:themeColor="text1"/>
          </w:rPr>
          <w:lastRenderedPageBreak/>
          <w:t>Our experiment showed</w:t>
        </w:r>
      </w:ins>
      <w:ins w:id="74" w:author="Andy Kleinhesselink" w:date="2019-01-08T13:17:00Z">
        <w:r w:rsidR="004A0613">
          <w:rPr>
            <w:color w:val="000000" w:themeColor="text1"/>
          </w:rPr>
          <w:t xml:space="preserve"> that the effect of moss on germination and survival </w:t>
        </w:r>
      </w:ins>
      <w:ins w:id="75" w:author="Andy Kleinhesselink" w:date="2019-01-08T13:18:00Z">
        <w:r w:rsidR="004A0613">
          <w:rPr>
            <w:color w:val="000000" w:themeColor="text1"/>
          </w:rPr>
          <w:t xml:space="preserve">depended on the annual grass species involved. </w:t>
        </w:r>
        <w:del w:id="76" w:author="Hall Cushman" w:date="2019-01-08T14:31:00Z">
          <w:r w:rsidR="004A0613" w:rsidDel="007A7AFD">
            <w:rPr>
              <w:color w:val="000000" w:themeColor="text1"/>
            </w:rPr>
            <w:delText xml:space="preserve"> </w:delText>
          </w:r>
        </w:del>
      </w:ins>
      <w:ins w:id="77" w:author="Andy Kleinhesselink" w:date="2019-01-08T12:55:00Z">
        <w:r>
          <w:rPr>
            <w:color w:val="000000" w:themeColor="text1"/>
          </w:rPr>
          <w:t xml:space="preserve">The germination and survival of </w:t>
        </w:r>
        <w:r w:rsidRPr="004A0613">
          <w:rPr>
            <w:i/>
            <w:color w:val="000000" w:themeColor="text1"/>
            <w:rPrChange w:id="78" w:author="Andy Kleinhesselink" w:date="2019-01-08T13:18:00Z">
              <w:rPr>
                <w:color w:val="000000" w:themeColor="text1"/>
              </w:rPr>
            </w:rPrChange>
          </w:rPr>
          <w:t>Vulpia</w:t>
        </w:r>
        <w:r>
          <w:rPr>
            <w:color w:val="000000" w:themeColor="text1"/>
          </w:rPr>
          <w:t xml:space="preserve"> was</w:t>
        </w:r>
      </w:ins>
      <w:ins w:id="79" w:author="Andy Kleinhesselink" w:date="2019-01-08T12:56:00Z">
        <w:r>
          <w:rPr>
            <w:color w:val="000000" w:themeColor="text1"/>
          </w:rPr>
          <w:t xml:space="preserve"> facilitated by moss across the gradient, but for </w:t>
        </w:r>
        <w:r w:rsidRPr="004A0613">
          <w:rPr>
            <w:i/>
            <w:color w:val="000000" w:themeColor="text1"/>
            <w:rPrChange w:id="80" w:author="Andy Kleinhesselink" w:date="2019-01-08T13:18:00Z">
              <w:rPr>
                <w:color w:val="000000" w:themeColor="text1"/>
              </w:rPr>
            </w:rPrChange>
          </w:rPr>
          <w:t>Bromus</w:t>
        </w:r>
        <w:r>
          <w:rPr>
            <w:color w:val="000000" w:themeColor="text1"/>
          </w:rPr>
          <w:t xml:space="preserve"> facilitation only occurred at the higher stress end of the gradient</w:t>
        </w:r>
      </w:ins>
      <w:ins w:id="81" w:author="Andy Kleinhesselink" w:date="2019-01-08T13:19:00Z">
        <w:r w:rsidR="004A0613">
          <w:rPr>
            <w:color w:val="000000" w:themeColor="text1"/>
          </w:rPr>
          <w:t xml:space="preserve"> and</w:t>
        </w:r>
      </w:ins>
      <w:ins w:id="82" w:author="Andy Kleinhesselink" w:date="2019-01-08T13:24:00Z">
        <w:r w:rsidR="00743591">
          <w:rPr>
            <w:color w:val="000000" w:themeColor="text1"/>
          </w:rPr>
          <w:t xml:space="preserve"> apparently competed with</w:t>
        </w:r>
      </w:ins>
      <w:ins w:id="83" w:author="Andy Kleinhesselink" w:date="2019-01-08T13:19:00Z">
        <w:r w:rsidR="004A0613">
          <w:rPr>
            <w:color w:val="000000" w:themeColor="text1"/>
          </w:rPr>
          <w:t xml:space="preserve"> </w:t>
        </w:r>
      </w:ins>
      <w:ins w:id="84" w:author="Andy Kleinhesselink" w:date="2019-01-08T13:24:00Z">
        <w:r w:rsidR="00743591">
          <w:rPr>
            <w:color w:val="000000" w:themeColor="text1"/>
          </w:rPr>
          <w:t>moss in the low</w:t>
        </w:r>
      </w:ins>
      <w:ins w:id="85" w:author="Hall Cushman" w:date="2019-01-08T14:32:00Z">
        <w:r w:rsidR="007A7AFD">
          <w:rPr>
            <w:color w:val="000000" w:themeColor="text1"/>
          </w:rPr>
          <w:t>-</w:t>
        </w:r>
      </w:ins>
      <w:ins w:id="86" w:author="Andy Kleinhesselink" w:date="2019-01-08T13:24:00Z">
        <w:del w:id="87" w:author="Hall Cushman" w:date="2019-01-08T14:32:00Z">
          <w:r w:rsidR="00743591" w:rsidDel="007A7AFD">
            <w:rPr>
              <w:color w:val="000000" w:themeColor="text1"/>
            </w:rPr>
            <w:delText xml:space="preserve"> </w:delText>
          </w:r>
        </w:del>
        <w:r w:rsidR="00743591">
          <w:rPr>
            <w:color w:val="000000" w:themeColor="text1"/>
          </w:rPr>
          <w:t xml:space="preserve">stress environment </w:t>
        </w:r>
      </w:ins>
      <w:ins w:id="88" w:author="Andy Kleinhesselink" w:date="2019-01-08T13:19:00Z">
        <w:r w:rsidR="004A0613">
          <w:rPr>
            <w:color w:val="000000" w:themeColor="text1"/>
          </w:rPr>
          <w:t>(Fig. 3</w:t>
        </w:r>
        <w:del w:id="89" w:author="Hall Cushman" w:date="2019-01-08T14:32:00Z">
          <w:r w:rsidR="004A0613" w:rsidDel="007A7AFD">
            <w:rPr>
              <w:color w:val="000000" w:themeColor="text1"/>
            </w:rPr>
            <w:delText xml:space="preserve"> </w:delText>
          </w:r>
        </w:del>
        <w:r w:rsidR="004A0613">
          <w:rPr>
            <w:color w:val="000000" w:themeColor="text1"/>
          </w:rPr>
          <w:t>a)</w:t>
        </w:r>
      </w:ins>
      <w:ins w:id="90" w:author="Andy Kleinhesselink" w:date="2019-01-08T12:56:00Z">
        <w:r>
          <w:rPr>
            <w:color w:val="000000" w:themeColor="text1"/>
          </w:rPr>
          <w:t xml:space="preserve">. </w:t>
        </w:r>
      </w:ins>
      <w:ins w:id="91" w:author="Andy Kleinhesselink" w:date="2019-01-08T13:19:00Z">
        <w:del w:id="92" w:author="Hall Cushman" w:date="2019-01-08T14:32:00Z">
          <w:r w:rsidR="004A0613" w:rsidDel="007A7AFD">
            <w:rPr>
              <w:color w:val="000000" w:themeColor="text1"/>
            </w:rPr>
            <w:delText xml:space="preserve"> </w:delText>
          </w:r>
        </w:del>
      </w:ins>
      <w:ins w:id="93" w:author="Andy Kleinhesselink" w:date="2019-01-08T13:42:00Z">
        <w:r w:rsidR="00DB031D">
          <w:rPr>
            <w:color w:val="000000" w:themeColor="text1"/>
          </w:rPr>
          <w:t xml:space="preserve">Other studies have also shown </w:t>
        </w:r>
      </w:ins>
      <w:ins w:id="94" w:author="Hall Cushman" w:date="2019-01-08T14:32:00Z">
        <w:r w:rsidR="007A7AFD">
          <w:rPr>
            <w:color w:val="000000" w:themeColor="text1"/>
          </w:rPr>
          <w:t xml:space="preserve">that </w:t>
        </w:r>
      </w:ins>
      <w:ins w:id="95" w:author="Andy Kleinhesselink" w:date="2019-01-08T13:42:00Z">
        <w:r w:rsidR="00DB031D">
          <w:rPr>
            <w:color w:val="000000" w:themeColor="text1"/>
          </w:rPr>
          <w:t xml:space="preserve">the effects of moss on seedling performance </w:t>
        </w:r>
        <w:del w:id="96" w:author="Hall Cushman" w:date="2019-01-08T14:32:00Z">
          <w:r w:rsidR="00DB031D" w:rsidDel="007A7AFD">
            <w:rPr>
              <w:color w:val="000000" w:themeColor="text1"/>
            </w:rPr>
            <w:delText xml:space="preserve">to </w:delText>
          </w:r>
        </w:del>
        <w:r w:rsidR="00DB031D">
          <w:rPr>
            <w:color w:val="000000" w:themeColor="text1"/>
          </w:rPr>
          <w:t>depend</w:t>
        </w:r>
      </w:ins>
      <w:ins w:id="97" w:author="Hall Cushman" w:date="2019-01-08T14:32:00Z">
        <w:r w:rsidR="007A7AFD">
          <w:rPr>
            <w:color w:val="000000" w:themeColor="text1"/>
          </w:rPr>
          <w:t>ed</w:t>
        </w:r>
      </w:ins>
      <w:ins w:id="98" w:author="Andy Kleinhesselink" w:date="2019-01-08T13:42:00Z">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ins>
      <w:r w:rsidR="00DB031D">
        <w:rPr>
          <w:color w:val="000000" w:themeColor="text1"/>
        </w:rPr>
        <w:fldChar w:fldCharType="separate"/>
      </w:r>
      <w:ins w:id="99" w:author="Andy Kleinhesselink" w:date="2019-01-08T13:42:00Z">
        <w:r w:rsidR="00DB031D">
          <w:rPr>
            <w:noProof/>
            <w:color w:val="000000" w:themeColor="text1"/>
          </w:rPr>
          <w:t>(Zamfir 2000, Serpe et al. 2006)</w:t>
        </w:r>
        <w:r w:rsidR="00DB031D">
          <w:rPr>
            <w:color w:val="000000" w:themeColor="text1"/>
          </w:rPr>
          <w:fldChar w:fldCharType="end"/>
        </w:r>
        <w:r w:rsidR="00DB031D">
          <w:rPr>
            <w:color w:val="000000" w:themeColor="text1"/>
          </w:rPr>
          <w:t xml:space="preserve">. </w:t>
        </w:r>
      </w:ins>
      <w:ins w:id="100" w:author="Andy Kleinhesselink" w:date="2019-01-08T13:43:00Z">
        <w:r w:rsidR="00DB031D">
          <w:rPr>
            <w:color w:val="000000" w:themeColor="text1"/>
          </w:rPr>
          <w:t>Seed size may be an important plant trait that controls how</w:t>
        </w:r>
      </w:ins>
      <w:ins w:id="101" w:author="Andy Kleinhesselink" w:date="2019-01-08T14:10:00Z">
        <w:r w:rsidR="0050468F">
          <w:rPr>
            <w:color w:val="000000" w:themeColor="text1"/>
          </w:rPr>
          <w:t xml:space="preserve"> plants</w:t>
        </w:r>
      </w:ins>
      <w:ins w:id="102" w:author="Andy Kleinhesselink" w:date="2019-01-08T13:43:00Z">
        <w:r w:rsidR="00DB031D">
          <w:rPr>
            <w:color w:val="000000" w:themeColor="text1"/>
          </w:rPr>
          <w:t xml:space="preserve"> respond to bryophyte mats and </w:t>
        </w:r>
        <w:proofErr w:type="spellStart"/>
        <w:r w:rsidR="00DB031D" w:rsidRPr="0050468F">
          <w:rPr>
            <w:i/>
            <w:color w:val="000000" w:themeColor="text1"/>
            <w:rPrChange w:id="103" w:author="Andy Kleinhesselink" w:date="2019-01-08T14:11:00Z">
              <w:rPr>
                <w:color w:val="000000" w:themeColor="text1"/>
              </w:rPr>
            </w:rPrChange>
          </w:rPr>
          <w:t>Bromus</w:t>
        </w:r>
        <w:proofErr w:type="spellEnd"/>
        <w:r w:rsidR="00DB031D">
          <w:rPr>
            <w:color w:val="000000" w:themeColor="text1"/>
          </w:rPr>
          <w:t xml:space="preserve"> seeds are over </w:t>
        </w:r>
        <w:del w:id="104" w:author="Hall Cushman" w:date="2019-01-08T14:33:00Z">
          <w:r w:rsidR="00DB031D" w:rsidDel="007A7AFD">
            <w:rPr>
              <w:color w:val="000000" w:themeColor="text1"/>
            </w:rPr>
            <w:delText>ten</w:delText>
          </w:r>
        </w:del>
      </w:ins>
      <w:ins w:id="105" w:author="Hall Cushman" w:date="2019-01-08T14:33:00Z">
        <w:r w:rsidR="007A7AFD">
          <w:rPr>
            <w:color w:val="000000" w:themeColor="text1"/>
          </w:rPr>
          <w:t>10</w:t>
        </w:r>
      </w:ins>
      <w:ins w:id="106" w:author="Andy Kleinhesselink" w:date="2019-01-08T13:43:00Z">
        <w:r w:rsidR="00DB031D">
          <w:rPr>
            <w:color w:val="000000" w:themeColor="text1"/>
          </w:rPr>
          <w:t xml:space="preserve"> times larger tha</w:t>
        </w:r>
      </w:ins>
      <w:ins w:id="107" w:author="Andy Kleinhesselink" w:date="2019-01-08T13:44:00Z">
        <w:r w:rsidR="00DB031D">
          <w:rPr>
            <w:color w:val="000000" w:themeColor="text1"/>
          </w:rPr>
          <w:t xml:space="preserve">n </w:t>
        </w:r>
        <w:proofErr w:type="spellStart"/>
        <w:r w:rsidR="00DB031D" w:rsidRPr="0050468F">
          <w:rPr>
            <w:i/>
            <w:color w:val="000000" w:themeColor="text1"/>
            <w:rPrChange w:id="108" w:author="Andy Kleinhesselink" w:date="2019-01-08T14:11:00Z">
              <w:rPr>
                <w:color w:val="000000" w:themeColor="text1"/>
              </w:rPr>
            </w:rPrChange>
          </w:rPr>
          <w:t>Vulpia</w:t>
        </w:r>
        <w:proofErr w:type="spellEnd"/>
        <w:r w:rsidR="00DB031D">
          <w:rPr>
            <w:color w:val="000000" w:themeColor="text1"/>
          </w:rPr>
          <w:t xml:space="preserve"> seeds</w:t>
        </w:r>
      </w:ins>
      <w:ins w:id="109" w:author="Andy Kleinhesselink" w:date="2019-01-08T14:10:00Z">
        <w:r w:rsidR="0050468F">
          <w:rPr>
            <w:color w:val="000000" w:themeColor="text1"/>
          </w:rPr>
          <w:t xml:space="preserve"> </w:t>
        </w:r>
      </w:ins>
      <w:ins w:id="110" w:author="Andy Kleinhesselink" w:date="2019-01-08T14:08:00Z">
        <w:r w:rsidR="0050468F">
          <w:rPr>
            <w:color w:val="000000" w:themeColor="text1"/>
          </w:rPr>
          <w:fldChar w:fldCharType="begin"/>
        </w:r>
      </w:ins>
      <w:ins w:id="111" w:author="Andy Kleinhesselink" w:date="2019-01-08T14:15:00Z">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ins>
      <w:r w:rsidR="0050468F">
        <w:rPr>
          <w:color w:val="000000" w:themeColor="text1"/>
        </w:rPr>
        <w:fldChar w:fldCharType="separate"/>
      </w:r>
      <w:ins w:id="112" w:author="Andy Kleinhesselink" w:date="2019-01-08T14:10:00Z">
        <w:r w:rsidR="0050468F">
          <w:rPr>
            <w:rFonts w:cs="Times New Roman"/>
            <w:color w:val="000000"/>
          </w:rPr>
          <w:t>(Royal Botanic Gardens, Kew 2019)</w:t>
        </w:r>
      </w:ins>
      <w:ins w:id="113" w:author="Andy Kleinhesselink" w:date="2019-01-08T14:08:00Z">
        <w:r w:rsidR="0050468F">
          <w:rPr>
            <w:color w:val="000000" w:themeColor="text1"/>
          </w:rPr>
          <w:fldChar w:fldCharType="end"/>
        </w:r>
      </w:ins>
      <w:ins w:id="114" w:author="Andy Kleinhesselink" w:date="2019-01-08T13:44:00Z">
        <w:r w:rsidR="00DB031D">
          <w:rPr>
            <w:color w:val="000000" w:themeColor="text1"/>
          </w:rPr>
          <w:t>.</w:t>
        </w:r>
      </w:ins>
      <w:ins w:id="115" w:author="Andy Kleinhesselink" w:date="2019-01-08T13:43:00Z">
        <w:r w:rsidR="00DB031D">
          <w:rPr>
            <w:color w:val="000000" w:themeColor="text1"/>
          </w:rPr>
          <w:t xml:space="preserve"> </w:t>
        </w:r>
        <w:del w:id="116" w:author="Hall Cushman" w:date="2019-01-08T14:33:00Z">
          <w:r w:rsidR="00DB031D" w:rsidDel="007A7AFD">
            <w:rPr>
              <w:color w:val="000000" w:themeColor="text1"/>
            </w:rPr>
            <w:delText xml:space="preserve"> </w:delText>
          </w:r>
        </w:del>
        <w:r w:rsidR="00DB031D">
          <w:rPr>
            <w:color w:val="000000" w:themeColor="text1"/>
          </w:rPr>
          <w:t xml:space="preserve">On the one hand, </w:t>
        </w:r>
      </w:ins>
      <w:ins w:id="117" w:author="Andy Kleinhesselink" w:date="2019-01-08T14:11:00Z">
        <w:r w:rsidR="0050468F">
          <w:rPr>
            <w:color w:val="000000" w:themeColor="text1"/>
          </w:rPr>
          <w:t>i</w:t>
        </w:r>
      </w:ins>
      <w:ins w:id="118" w:author="Andy Kleinhesselink" w:date="2019-01-08T13:43:00Z">
        <w:r w:rsidR="00DB031D">
          <w:rPr>
            <w:color w:val="000000" w:themeColor="text1"/>
          </w:rPr>
          <w:t xml:space="preserve">n deep moss mats, </w:t>
        </w:r>
        <w:del w:id="119" w:author="Hall Cushman" w:date="2019-01-08T14:33:00Z">
          <w:r w:rsidR="00DB031D" w:rsidDel="007A7AFD">
            <w:rPr>
              <w:color w:val="000000" w:themeColor="text1"/>
            </w:rPr>
            <w:delText>tiny</w:delText>
          </w:r>
        </w:del>
      </w:ins>
      <w:ins w:id="120" w:author="Hall Cushman" w:date="2019-01-08T14:33:00Z">
        <w:r w:rsidR="007A7AFD">
          <w:rPr>
            <w:color w:val="000000" w:themeColor="text1"/>
          </w:rPr>
          <w:t>small</w:t>
        </w:r>
      </w:ins>
      <w:ins w:id="121" w:author="Andy Kleinhesselink" w:date="2019-01-08T13:43:00Z">
        <w:r w:rsidR="00DB031D">
          <w:rPr>
            <w:color w:val="000000" w:themeColor="text1"/>
          </w:rPr>
          <w:t xml:space="preserve"> seeds can be at a </w:t>
        </w:r>
      </w:ins>
      <w:ins w:id="122" w:author="Andy Kleinhesselink" w:date="2019-01-08T13:44:00Z">
        <w:r w:rsidR="00DB031D">
          <w:rPr>
            <w:color w:val="000000" w:themeColor="text1"/>
          </w:rPr>
          <w:t xml:space="preserve">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ins>
      <w:r w:rsidR="00DB031D">
        <w:rPr>
          <w:color w:val="000000" w:themeColor="text1"/>
        </w:rPr>
        <w:fldChar w:fldCharType="separate"/>
      </w:r>
      <w:ins w:id="123" w:author="Andy Kleinhesselink" w:date="2019-01-08T13:44:00Z">
        <w:r w:rsidR="00DB031D">
          <w:rPr>
            <w:noProof/>
            <w:color w:val="000000" w:themeColor="text1"/>
          </w:rPr>
          <w:t>(Zamfir 2000)</w:t>
        </w:r>
        <w:r w:rsidR="00DB031D">
          <w:rPr>
            <w:color w:val="000000" w:themeColor="text1"/>
          </w:rPr>
          <w:fldChar w:fldCharType="end"/>
        </w:r>
        <w:r w:rsidR="00DB031D">
          <w:rPr>
            <w:color w:val="000000" w:themeColor="text1"/>
          </w:rPr>
          <w:t>.</w:t>
        </w:r>
        <w:del w:id="124" w:author="Hall Cushman" w:date="2019-01-08T14:33:00Z">
          <w:r w:rsidR="00DB031D" w:rsidDel="007A7AFD">
            <w:rPr>
              <w:color w:val="000000" w:themeColor="text1"/>
            </w:rPr>
            <w:delText xml:space="preserve"> </w:delText>
          </w:r>
        </w:del>
        <w:r w:rsidR="00DB031D">
          <w:rPr>
            <w:color w:val="000000" w:themeColor="text1"/>
          </w:rPr>
          <w:t xml:space="preserve"> However,</w:t>
        </w:r>
      </w:ins>
      <w:ins w:id="125" w:author="Andy Kleinhesselink" w:date="2019-01-08T13:45:00Z">
        <w:r w:rsidR="00DB031D">
          <w:rPr>
            <w:color w:val="000000" w:themeColor="text1"/>
          </w:rPr>
          <w:t xml:space="preserve"> large seeds</w:t>
        </w:r>
      </w:ins>
      <w:ins w:id="126" w:author="Andy Kleinhesselink" w:date="2019-01-08T13:46:00Z">
        <w:r w:rsidR="00DB031D">
          <w:rPr>
            <w:color w:val="000000" w:themeColor="text1"/>
          </w:rPr>
          <w:t xml:space="preserve"> stuck on the surface of a moss mat may not be able to absorb enough water to initiate germination—</w:t>
        </w:r>
      </w:ins>
      <w:ins w:id="127" w:author="Andy Kleinhesselink" w:date="2019-01-08T13:47:00Z">
        <w:r w:rsidR="00DB031D">
          <w:rPr>
            <w:color w:val="000000" w:themeColor="text1"/>
          </w:rPr>
          <w:t xml:space="preserve">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ins>
      <w:r w:rsidR="00DB031D">
        <w:rPr>
          <w:color w:val="000000" w:themeColor="text1"/>
        </w:rPr>
        <w:fldChar w:fldCharType="separate"/>
      </w:r>
      <w:ins w:id="128" w:author="Andy Kleinhesselink" w:date="2019-01-08T13:47:00Z">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w:t>
        </w:r>
      </w:ins>
      <w:ins w:id="129" w:author="Andy Kleinhesselink" w:date="2019-01-08T13:46:00Z">
        <w:r w:rsidR="00DB031D">
          <w:rPr>
            <w:color w:val="000000" w:themeColor="text1"/>
          </w:rPr>
          <w:t xml:space="preserve">incorporated into the moss layer that they </w:t>
        </w:r>
      </w:ins>
      <w:ins w:id="130" w:author="Andy Kleinhesselink" w:date="2019-01-08T13:47:00Z">
        <w:r w:rsidR="00DB031D">
          <w:rPr>
            <w:color w:val="000000" w:themeColor="text1"/>
          </w:rPr>
          <w:t xml:space="preserve">began to absorb moisture. </w:t>
        </w:r>
        <w:del w:id="131" w:author="Hall Cushman" w:date="2019-01-08T14:33:00Z">
          <w:r w:rsidR="00DB031D" w:rsidDel="007A7AFD">
            <w:rPr>
              <w:color w:val="000000" w:themeColor="text1"/>
            </w:rPr>
            <w:delText xml:space="preserve"> </w:delText>
          </w:r>
        </w:del>
      </w:ins>
      <w:ins w:id="132" w:author="Andy Kleinhesselink" w:date="2019-01-08T13:20:00Z">
        <w:r w:rsidR="004A0613">
          <w:rPr>
            <w:color w:val="000000" w:themeColor="text1"/>
          </w:rPr>
          <w:t xml:space="preserve">One hypothesis </w:t>
        </w:r>
      </w:ins>
      <w:ins w:id="133" w:author="Andy Kleinhesselink" w:date="2019-01-08T13:25:00Z">
        <w:r w:rsidR="00743591">
          <w:rPr>
            <w:color w:val="000000" w:themeColor="text1"/>
          </w:rPr>
          <w:t xml:space="preserve">to explain </w:t>
        </w:r>
      </w:ins>
      <w:ins w:id="134" w:author="Andy Kleinhesselink" w:date="2019-01-08T13:48:00Z">
        <w:r w:rsidR="00DB031D">
          <w:rPr>
            <w:color w:val="000000" w:themeColor="text1"/>
          </w:rPr>
          <w:t>the species</w:t>
        </w:r>
      </w:ins>
      <w:ins w:id="135" w:author="Andy Kleinhesselink" w:date="2019-01-08T13:51:00Z">
        <w:r w:rsidR="00DB031D">
          <w:rPr>
            <w:color w:val="000000" w:themeColor="text1"/>
          </w:rPr>
          <w:t>-</w:t>
        </w:r>
      </w:ins>
      <w:ins w:id="136" w:author="Andy Kleinhesselink" w:date="2019-01-08T13:48:00Z">
        <w:r w:rsidR="00DB031D">
          <w:rPr>
            <w:color w:val="000000" w:themeColor="text1"/>
          </w:rPr>
          <w:t>specific difference observed</w:t>
        </w:r>
      </w:ins>
      <w:ins w:id="137" w:author="Andy Kleinhesselink" w:date="2019-01-08T14:11:00Z">
        <w:r w:rsidR="0050468F">
          <w:rPr>
            <w:color w:val="000000" w:themeColor="text1"/>
          </w:rPr>
          <w:t xml:space="preserve"> </w:t>
        </w:r>
      </w:ins>
      <w:ins w:id="138" w:author="Hall Cushman" w:date="2019-01-08T14:34:00Z">
        <w:r w:rsidR="007A7AFD">
          <w:rPr>
            <w:color w:val="000000" w:themeColor="text1"/>
          </w:rPr>
          <w:t xml:space="preserve">in </w:t>
        </w:r>
      </w:ins>
      <w:ins w:id="139" w:author="Andy Kleinhesselink" w:date="2019-01-08T14:11:00Z">
        <w:r w:rsidR="0050468F">
          <w:rPr>
            <w:color w:val="000000" w:themeColor="text1"/>
          </w:rPr>
          <w:t>our study</w:t>
        </w:r>
      </w:ins>
      <w:ins w:id="140" w:author="Andy Kleinhesselink" w:date="2019-01-08T13:48:00Z">
        <w:r w:rsidR="00DB031D">
          <w:rPr>
            <w:color w:val="000000" w:themeColor="text1"/>
          </w:rPr>
          <w:t xml:space="preserve"> </w:t>
        </w:r>
        <w:del w:id="141" w:author="Hall Cushman" w:date="2019-01-08T14:34:00Z">
          <w:r w:rsidR="00DB031D" w:rsidDel="007A7AFD">
            <w:rPr>
              <w:color w:val="000000" w:themeColor="text1"/>
            </w:rPr>
            <w:delText xml:space="preserve">could </w:delText>
          </w:r>
        </w:del>
        <w:r w:rsidR="00DB031D">
          <w:rPr>
            <w:color w:val="000000" w:themeColor="text1"/>
          </w:rPr>
          <w:t>involve</w:t>
        </w:r>
      </w:ins>
      <w:ins w:id="142" w:author="Hall Cushman" w:date="2019-01-08T14:34:00Z">
        <w:r w:rsidR="007A7AFD">
          <w:rPr>
            <w:color w:val="000000" w:themeColor="text1"/>
          </w:rPr>
          <w:t>s</w:t>
        </w:r>
      </w:ins>
      <w:ins w:id="143" w:author="Andy Kleinhesselink" w:date="2019-01-08T13:48:00Z">
        <w:r w:rsidR="00DB031D">
          <w:rPr>
            <w:color w:val="000000" w:themeColor="text1"/>
          </w:rPr>
          <w:t xml:space="preserve"> an interaction between moss mat density and seed size. </w:t>
        </w:r>
      </w:ins>
      <w:ins w:id="144" w:author="Andy Kleinhesselink" w:date="2019-01-08T14:12:00Z">
        <w:r w:rsidR="0050468F">
          <w:rPr>
            <w:color w:val="000000" w:themeColor="text1"/>
          </w:rPr>
          <w:t>At</w:t>
        </w:r>
      </w:ins>
      <w:ins w:id="145" w:author="Andy Kleinhesselink" w:date="2019-01-08T13:25:00Z">
        <w:r w:rsidR="00743591">
          <w:rPr>
            <w:color w:val="000000" w:themeColor="text1"/>
          </w:rPr>
          <w:t xml:space="preserve"> the less stressful end of the gradient</w:t>
        </w:r>
      </w:ins>
      <w:ins w:id="146" w:author="Andy Kleinhesselink" w:date="2019-01-08T14:12:00Z">
        <w:r w:rsidR="0050468F">
          <w:rPr>
            <w:color w:val="000000" w:themeColor="text1"/>
          </w:rPr>
          <w:t>,</w:t>
        </w:r>
      </w:ins>
      <w:ins w:id="147" w:author="Andy Kleinhesselink" w:date="2019-01-08T13:25:00Z">
        <w:r w:rsidR="00743591">
          <w:rPr>
            <w:color w:val="000000" w:themeColor="text1"/>
          </w:rPr>
          <w:t xml:space="preserve"> moss </w:t>
        </w:r>
      </w:ins>
      <w:commentRangeStart w:id="148"/>
      <w:ins w:id="149" w:author="Andy Kleinhesselink" w:date="2019-01-08T13:49:00Z">
        <w:r w:rsidR="00DB031D">
          <w:rPr>
            <w:color w:val="000000" w:themeColor="text1"/>
          </w:rPr>
          <w:t xml:space="preserve">colonies </w:t>
        </w:r>
      </w:ins>
      <w:commentRangeEnd w:id="148"/>
      <w:r w:rsidR="007A7AFD">
        <w:rPr>
          <w:rStyle w:val="CommentReference"/>
        </w:rPr>
        <w:commentReference w:id="148"/>
      </w:r>
      <w:ins w:id="150" w:author="Andy Kleinhesselink" w:date="2019-01-08T13:48:00Z">
        <w:r w:rsidR="00DB031D">
          <w:rPr>
            <w:color w:val="000000" w:themeColor="text1"/>
          </w:rPr>
          <w:t xml:space="preserve">may </w:t>
        </w:r>
      </w:ins>
      <w:ins w:id="151" w:author="Andy Kleinhesselink" w:date="2019-01-08T14:12:00Z">
        <w:r w:rsidR="0050468F">
          <w:rPr>
            <w:color w:val="000000" w:themeColor="text1"/>
          </w:rPr>
          <w:t xml:space="preserve">be </w:t>
        </w:r>
      </w:ins>
      <w:ins w:id="152" w:author="Andy Kleinhesselink" w:date="2019-01-08T13:48:00Z">
        <w:r w:rsidR="00DB031D">
          <w:rPr>
            <w:color w:val="000000" w:themeColor="text1"/>
          </w:rPr>
          <w:t xml:space="preserve">thicker </w:t>
        </w:r>
      </w:ins>
      <w:ins w:id="153" w:author="Andy Kleinhesselink" w:date="2019-01-08T13:49:00Z">
        <w:r w:rsidR="00DB031D">
          <w:rPr>
            <w:color w:val="000000" w:themeColor="text1"/>
          </w:rPr>
          <w:t xml:space="preserve">and </w:t>
        </w:r>
      </w:ins>
      <w:ins w:id="154" w:author="Andy Kleinhesselink" w:date="2019-01-08T13:48:00Z">
        <w:r w:rsidR="00DB031D">
          <w:rPr>
            <w:color w:val="000000" w:themeColor="text1"/>
          </w:rPr>
          <w:t>dens</w:t>
        </w:r>
      </w:ins>
      <w:ins w:id="155" w:author="Andy Kleinhesselink" w:date="2019-01-08T13:49:00Z">
        <w:r w:rsidR="00DB031D">
          <w:rPr>
            <w:color w:val="000000" w:themeColor="text1"/>
          </w:rPr>
          <w:t>er</w:t>
        </w:r>
      </w:ins>
      <w:ins w:id="156" w:author="Andy Kleinhesselink" w:date="2019-01-08T13:30:00Z">
        <w:r w:rsidR="00743591">
          <w:rPr>
            <w:color w:val="000000" w:themeColor="text1"/>
          </w:rPr>
          <w:t>—although we did not measure this.</w:t>
        </w:r>
        <w:del w:id="157" w:author="Hall Cushman" w:date="2019-01-08T14:34:00Z">
          <w:r w:rsidR="00743591" w:rsidDel="007A7AFD">
            <w:rPr>
              <w:color w:val="000000" w:themeColor="text1"/>
            </w:rPr>
            <w:delText xml:space="preserve"> </w:delText>
          </w:r>
        </w:del>
        <w:r w:rsidR="00743591">
          <w:rPr>
            <w:color w:val="000000" w:themeColor="text1"/>
          </w:rPr>
          <w:t xml:space="preserve"> </w:t>
        </w:r>
      </w:ins>
      <w:ins w:id="158" w:author="Andy Kleinhesselink" w:date="2019-01-08T13:49:00Z">
        <w:r w:rsidR="00DB031D">
          <w:rPr>
            <w:color w:val="000000" w:themeColor="text1"/>
          </w:rPr>
          <w:t>If this is the case, d</w:t>
        </w:r>
      </w:ins>
      <w:ins w:id="159" w:author="Andy Kleinhesselink" w:date="2019-01-08T13:32:00Z">
        <w:r w:rsidR="00DB614C">
          <w:rPr>
            <w:color w:val="000000" w:themeColor="text1"/>
          </w:rPr>
          <w:t xml:space="preserve">enser moss </w:t>
        </w:r>
        <w:commentRangeStart w:id="160"/>
        <w:r w:rsidR="00DB614C">
          <w:rPr>
            <w:color w:val="000000" w:themeColor="text1"/>
          </w:rPr>
          <w:t xml:space="preserve">colonies </w:t>
        </w:r>
      </w:ins>
      <w:commentRangeEnd w:id="160"/>
      <w:r w:rsidR="007A7AFD">
        <w:rPr>
          <w:rStyle w:val="CommentReference"/>
        </w:rPr>
        <w:commentReference w:id="160"/>
      </w:r>
      <w:ins w:id="161" w:author="Andy Kleinhesselink" w:date="2019-01-08T13:49:00Z">
        <w:r w:rsidR="00DB031D">
          <w:rPr>
            <w:color w:val="000000" w:themeColor="text1"/>
          </w:rPr>
          <w:t xml:space="preserve">could </w:t>
        </w:r>
      </w:ins>
      <w:ins w:id="162" w:author="Andy Kleinhesselink" w:date="2019-01-08T13:32:00Z">
        <w:r w:rsidR="00DB614C">
          <w:rPr>
            <w:color w:val="000000" w:themeColor="text1"/>
          </w:rPr>
          <w:t xml:space="preserve">have </w:t>
        </w:r>
      </w:ins>
      <w:ins w:id="163" w:author="Andy Kleinhesselink" w:date="2019-01-08T13:33:00Z">
        <w:r w:rsidR="00DB614C">
          <w:rPr>
            <w:color w:val="000000" w:themeColor="text1"/>
          </w:rPr>
          <w:t xml:space="preserve">kept </w:t>
        </w:r>
      </w:ins>
      <w:ins w:id="164" w:author="Andy Kleinhesselink" w:date="2019-01-08T13:49:00Z">
        <w:r w:rsidR="00DB031D">
          <w:rPr>
            <w:color w:val="000000" w:themeColor="text1"/>
          </w:rPr>
          <w:t xml:space="preserve">the larger </w:t>
        </w:r>
      </w:ins>
      <w:proofErr w:type="spellStart"/>
      <w:ins w:id="165" w:author="Andy Kleinhesselink" w:date="2019-01-08T13:33:00Z">
        <w:r w:rsidR="00DB614C" w:rsidRPr="00DB031D">
          <w:rPr>
            <w:i/>
            <w:color w:val="000000" w:themeColor="text1"/>
            <w:rPrChange w:id="166" w:author="Andy Kleinhesselink" w:date="2019-01-08T13:49:00Z">
              <w:rPr>
                <w:color w:val="000000" w:themeColor="text1"/>
              </w:rPr>
            </w:rPrChange>
          </w:rPr>
          <w:t>Bromus</w:t>
        </w:r>
        <w:proofErr w:type="spellEnd"/>
        <w:r w:rsidR="00DB614C">
          <w:rPr>
            <w:color w:val="000000" w:themeColor="text1"/>
          </w:rPr>
          <w:t xml:space="preserve"> seeds on the sur</w:t>
        </w:r>
      </w:ins>
      <w:ins w:id="167" w:author="Andy Kleinhesselink" w:date="2019-01-08T13:34:00Z">
        <w:r w:rsidR="00DB614C">
          <w:rPr>
            <w:color w:val="000000" w:themeColor="text1"/>
          </w:rPr>
          <w:t xml:space="preserve">face of the moss mat and </w:t>
        </w:r>
      </w:ins>
      <w:ins w:id="168" w:author="Andy Kleinhesselink" w:date="2019-01-08T13:33:00Z">
        <w:r w:rsidR="00DB614C">
          <w:rPr>
            <w:color w:val="000000" w:themeColor="text1"/>
          </w:rPr>
          <w:t xml:space="preserve">prevented them from absorbing moisture. </w:t>
        </w:r>
      </w:ins>
      <w:ins w:id="169" w:author="Andy Kleinhesselink" w:date="2019-01-08T13:50:00Z">
        <w:del w:id="170" w:author="Hall Cushman" w:date="2019-01-08T14:35:00Z">
          <w:r w:rsidR="00DB031D" w:rsidDel="007A7AFD">
            <w:rPr>
              <w:color w:val="000000" w:themeColor="text1"/>
            </w:rPr>
            <w:delText xml:space="preserve"> </w:delText>
          </w:r>
        </w:del>
        <w:r w:rsidR="00DB031D">
          <w:rPr>
            <w:color w:val="000000" w:themeColor="text1"/>
          </w:rPr>
          <w:t xml:space="preserve">On the other hand, the smaller </w:t>
        </w:r>
        <w:proofErr w:type="spellStart"/>
        <w:r w:rsidR="00DB031D" w:rsidRPr="0050468F">
          <w:rPr>
            <w:i/>
            <w:color w:val="000000" w:themeColor="text1"/>
            <w:rPrChange w:id="171" w:author="Andy Kleinhesselink" w:date="2019-01-08T14:12:00Z">
              <w:rPr>
                <w:color w:val="000000" w:themeColor="text1"/>
              </w:rPr>
            </w:rPrChange>
          </w:rPr>
          <w:t>Vulpia</w:t>
        </w:r>
        <w:proofErr w:type="spellEnd"/>
        <w:r w:rsidR="00DB031D">
          <w:rPr>
            <w:color w:val="000000" w:themeColor="text1"/>
          </w:rPr>
          <w:t xml:space="preserve"> seeds m</w:t>
        </w:r>
      </w:ins>
      <w:ins w:id="172" w:author="Andy Kleinhesselink" w:date="2019-01-08T13:51:00Z">
        <w:r w:rsidR="00DB031D">
          <w:rPr>
            <w:color w:val="000000" w:themeColor="text1"/>
          </w:rPr>
          <w:t xml:space="preserve">ay have been able to </w:t>
        </w:r>
      </w:ins>
      <w:ins w:id="173" w:author="Andy Kleinhesselink" w:date="2019-01-08T14:12:00Z">
        <w:r w:rsidR="0050468F">
          <w:rPr>
            <w:color w:val="000000" w:themeColor="text1"/>
          </w:rPr>
          <w:t>s</w:t>
        </w:r>
      </w:ins>
      <w:ins w:id="174" w:author="Andy Kleinhesselink" w:date="2019-01-08T14:13:00Z">
        <w:r w:rsidR="0050468F">
          <w:rPr>
            <w:color w:val="000000" w:themeColor="text1"/>
          </w:rPr>
          <w:t>ink</w:t>
        </w:r>
      </w:ins>
      <w:ins w:id="175" w:author="Andy Kleinhesselink" w:date="2019-01-08T13:51:00Z">
        <w:r w:rsidR="00DB031D">
          <w:rPr>
            <w:color w:val="000000" w:themeColor="text1"/>
          </w:rPr>
          <w:t xml:space="preserve"> into the moss layer and therefore absorb moisture and germinate. </w:t>
        </w:r>
        <w:del w:id="176" w:author="Hall Cushman" w:date="2019-01-08T14:35:00Z">
          <w:r w:rsidR="00DB031D" w:rsidDel="007A7AFD">
            <w:rPr>
              <w:color w:val="000000" w:themeColor="text1"/>
            </w:rPr>
            <w:delText xml:space="preserve"> </w:delText>
          </w:r>
        </w:del>
        <w:r w:rsidR="00DB031D">
          <w:rPr>
            <w:color w:val="000000" w:themeColor="text1"/>
          </w:rPr>
          <w:t>More detailed observations of the thickness of moss mats across t</w:t>
        </w:r>
      </w:ins>
      <w:ins w:id="177" w:author="Andy Kleinhesselink" w:date="2019-01-08T13:52:00Z">
        <w:r w:rsidR="00DB031D">
          <w:rPr>
            <w:color w:val="000000" w:themeColor="text1"/>
          </w:rPr>
          <w:t xml:space="preserve">he gradient as well as time courses of seed water status and seedling emergence would be needed to test this hypothesis. </w:t>
        </w:r>
      </w:ins>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w:t>
      </w:r>
      <w:r>
        <w:rPr>
          <w:rFonts w:cs="Times New Roman"/>
          <w:color w:val="000000" w:themeColor="text1"/>
        </w:rPr>
        <w:lastRenderedPageBreak/>
        <w:t xml:space="preserve">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 xml:space="preserve">e). </w:t>
      </w:r>
      <w:commentRangeStart w:id="178"/>
      <w:r w:rsidRPr="00A6092D">
        <w:rPr>
          <w:rFonts w:cs="Times New Roman"/>
          <w:color w:val="000000" w:themeColor="text1"/>
        </w:rPr>
        <w:t>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stress is notable because it is among the strongest effects in the experiment. </w:t>
      </w:r>
      <w:commentRangeEnd w:id="178"/>
      <w:r w:rsidR="003649B2">
        <w:rPr>
          <w:rStyle w:val="CommentReference"/>
        </w:rPr>
        <w:commentReference w:id="178"/>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2E7A21BB"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w:t>
      </w:r>
      <w:commentRangeStart w:id="179"/>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 xml:space="preserve">3). </w:t>
      </w:r>
      <w:commentRangeEnd w:id="179"/>
      <w:r w:rsidR="003649B2">
        <w:rPr>
          <w:rStyle w:val="CommentReference"/>
        </w:rPr>
        <w:commentReference w:id="179"/>
      </w:r>
      <w:r w:rsidRPr="00A6092D">
        <w:rPr>
          <w:rFonts w:cs="Times New Roman"/>
          <w:bCs/>
          <w:color w:val="000000" w:themeColor="text1"/>
        </w:rPr>
        <w:t>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ins w:id="180" w:author="Andy Kleinhesselink" w:date="2019-01-08T12:52:00Z">
        <w:r w:rsidR="002B1342">
          <w:rPr>
            <w:rFonts w:cs="Times New Roman"/>
            <w:bCs/>
            <w:color w:val="000000" w:themeColor="text1"/>
          </w:rPr>
          <w:t xml:space="preserve"> despite its effects on other plants</w:t>
        </w:r>
      </w:ins>
      <w:r w:rsidRPr="00A6092D">
        <w:rPr>
          <w:rFonts w:cs="Times New Roman"/>
          <w:bCs/>
          <w:color w:val="000000" w:themeColor="text1"/>
        </w:rPr>
        <w:t xml:space="preserve"> </w:t>
      </w:r>
      <w:del w:id="181" w:author="Andy Kleinhesselink" w:date="2019-01-07T11:11:00Z">
        <w:r w:rsidRPr="00A6092D" w:rsidDel="00A403A2">
          <w:rPr>
            <w:rFonts w:cs="Times New Roman"/>
            <w:bCs/>
            <w:color w:val="000000" w:themeColor="text1"/>
          </w:rPr>
          <w:delText xml:space="preserve">despite the clear changes in physical properties across this gradient, including higher wind speeds, </w:delText>
        </w:r>
        <w:r w:rsidR="00862AE3" w:rsidRPr="00A6092D" w:rsidDel="00A403A2">
          <w:rPr>
            <w:rFonts w:cs="Times New Roman"/>
            <w:bCs/>
            <w:color w:val="000000" w:themeColor="text1"/>
          </w:rPr>
          <w:delText xml:space="preserve">and coarser and drier soils </w:delText>
        </w:r>
      </w:del>
      <w:r w:rsidR="00862AE3" w:rsidRPr="00A6092D">
        <w:rPr>
          <w:rFonts w:cs="Times New Roman"/>
          <w:bCs/>
          <w:color w:val="000000" w:themeColor="text1"/>
        </w:rPr>
        <w:t>(</w:t>
      </w:r>
      <w:r w:rsidRPr="00A6092D">
        <w:rPr>
          <w:rFonts w:cs="Times New Roman"/>
          <w:bCs/>
          <w:color w:val="000000" w:themeColor="text1"/>
        </w:rPr>
        <w:t>Lortie and Cushman 2007 and Kleinhesselink et al. 2014)</w:t>
      </w:r>
      <w:del w:id="182" w:author="Andy Kleinhesselink" w:date="2019-01-08T12:52:00Z">
        <w:r w:rsidRPr="00A6092D" w:rsidDel="002B1342">
          <w:rPr>
            <w:rFonts w:cs="Times New Roman"/>
            <w:bCs/>
            <w:color w:val="000000" w:themeColor="text1"/>
          </w:rPr>
          <w:delText xml:space="preserve"> </w:delText>
        </w:r>
        <w:r w:rsidR="00A23B6A" w:rsidDel="002B1342">
          <w:rPr>
            <w:rFonts w:cs="Times New Roman"/>
            <w:bCs/>
            <w:color w:val="000000" w:themeColor="text1"/>
          </w:rPr>
          <w:delText>as well as a</w:delText>
        </w:r>
        <w:r w:rsidRPr="00A6092D" w:rsidDel="002B1342">
          <w:rPr>
            <w:rFonts w:cs="Times New Roman"/>
            <w:bCs/>
            <w:color w:val="000000" w:themeColor="text1"/>
          </w:rPr>
          <w:delText xml:space="preserve"> strong decrease in shrub cover (</w:delText>
        </w:r>
        <w:r w:rsidR="00A23B6A" w:rsidDel="002B1342">
          <w:rPr>
            <w:rFonts w:cs="Times New Roman"/>
            <w:bCs/>
            <w:color w:val="000000" w:themeColor="text1"/>
          </w:rPr>
          <w:delText xml:space="preserve">Fig. </w:delText>
        </w:r>
        <w:r w:rsidRPr="00A6092D" w:rsidDel="002B1342">
          <w:rPr>
            <w:rFonts w:cs="Times New Roman"/>
            <w:bCs/>
            <w:color w:val="000000" w:themeColor="text1"/>
          </w:rPr>
          <w:delText>1</w:delText>
        </w:r>
        <w:r w:rsidR="00A23B6A" w:rsidDel="002B1342">
          <w:rPr>
            <w:rFonts w:cs="Times New Roman"/>
            <w:bCs/>
            <w:color w:val="000000" w:themeColor="text1"/>
          </w:rPr>
          <w:delText>)</w:delText>
        </w:r>
      </w:del>
      <w:r w:rsidRPr="00A6092D">
        <w:rPr>
          <w:rFonts w:cs="Times New Roman"/>
          <w:bCs/>
          <w:color w:val="000000" w:themeColor="text1"/>
        </w:rPr>
        <w:t>.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2), but this increase in density actually reflects a decrease in plant size and height (Kleinhesselink et al. 2014</w:t>
      </w:r>
      <w:commentRangeStart w:id="183"/>
      <w:r w:rsidRPr="00A6092D">
        <w:rPr>
          <w:rFonts w:cs="Times New Roman"/>
          <w:bCs/>
          <w:color w:val="000000" w:themeColor="text1"/>
        </w:rPr>
        <w:t xml:space="preserve">).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ins w:id="184" w:author="Andy Kleinhesselink" w:date="2019-01-07T10:41:00Z">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ins>
      <w:r w:rsidR="00862AE3" w:rsidRPr="00A6092D">
        <w:rPr>
          <w:rFonts w:cs="Times New Roman"/>
          <w:bCs/>
          <w:color w:val="000000" w:themeColor="text1"/>
        </w:rPr>
        <w:fldChar w:fldCharType="separate"/>
      </w:r>
      <w:ins w:id="185" w:author="Andy Kleinhesselink" w:date="2019-01-07T10:41:00Z">
        <w:r w:rsidR="00945386">
          <w:rPr>
            <w:rFonts w:cs="Times New Roman"/>
            <w:bCs/>
            <w:noProof/>
            <w:color w:val="000000" w:themeColor="text1"/>
          </w:rPr>
          <w:t>(Harrison 1999)</w:t>
        </w:r>
      </w:ins>
      <w:del w:id="186" w:author="Andy Kleinhesselink" w:date="2019-01-07T10:09:00Z">
        <w:r w:rsidR="00862AE3" w:rsidRPr="00945386" w:rsidDel="006A6C35">
          <w:rPr>
            <w:rFonts w:cs="Times New Roman"/>
            <w:bCs/>
            <w:noProof/>
            <w:color w:val="000000" w:themeColor="text1"/>
          </w:rPr>
          <w:delText>(Harrison 1999)</w:delText>
        </w:r>
      </w:del>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w:t>
      </w:r>
      <w:r w:rsidRPr="00A6092D">
        <w:rPr>
          <w:rFonts w:cs="Times New Roman"/>
          <w:bCs/>
          <w:color w:val="000000" w:themeColor="text1"/>
        </w:rPr>
        <w:lastRenderedPageBreak/>
        <w:t xml:space="preserve">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commentRangeEnd w:id="183"/>
      <w:r w:rsidR="00D70B24">
        <w:rPr>
          <w:rStyle w:val="CommentReference"/>
        </w:rPr>
        <w:commentReference w:id="183"/>
      </w:r>
      <w:r w:rsidRPr="00A6092D">
        <w:rPr>
          <w:rFonts w:cs="Times New Roman"/>
          <w:bCs/>
          <w:color w:val="000000" w:themeColor="text1"/>
        </w:rPr>
        <w:t>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ins w:id="187" w:author="Hall Cushman" w:date="2019-01-08T14:26:00Z"/>
          <w:rFonts w:eastAsia="Noto Sans CJK SC Regular" w:cs="FreeSans"/>
          <w:b/>
          <w:color w:val="000000" w:themeColor="text1"/>
          <w:szCs w:val="28"/>
        </w:rPr>
      </w:pPr>
      <w:ins w:id="188" w:author="Hall Cushman" w:date="2019-01-08T14:26:00Z">
        <w:r>
          <w:rPr>
            <w:color w:val="000000" w:themeColor="text1"/>
          </w:rPr>
          <w:br w:type="page"/>
        </w:r>
      </w:ins>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2C0D1B7" w:rsidR="001D0F3E" w:rsidRDefault="00AF68FE" w:rsidP="005A5F58">
      <w:pPr>
        <w:spacing w:after="0"/>
        <w:contextualSpacing/>
        <w:rPr>
          <w:ins w:id="189" w:author="Hall Cushman" w:date="2019-01-08T14:26:00Z"/>
          <w:rFonts w:cs="Times New Roman"/>
          <w:color w:val="000000" w:themeColor="text1"/>
        </w:rPr>
      </w:pPr>
      <w:r w:rsidRPr="00A6092D">
        <w:rPr>
          <w:rFonts w:cs="Times New Roman"/>
          <w:color w:val="000000" w:themeColor="text1"/>
        </w:rPr>
        <w:t xml:space="preserve">We are grateful </w:t>
      </w:r>
      <w:del w:id="190" w:author="Hall Cushman" w:date="2019-01-08T14:27:00Z">
        <w:r w:rsidRPr="00A6092D" w:rsidDel="001D0F3E">
          <w:rPr>
            <w:rFonts w:cs="Times New Roman"/>
            <w:color w:val="000000" w:themeColor="text1"/>
          </w:rPr>
          <w:delText xml:space="preserve">for </w:delText>
        </w:r>
      </w:del>
      <w:ins w:id="191" w:author="Hall Cushman" w:date="2019-01-08T14:27:00Z">
        <w:r w:rsidR="001D0F3E">
          <w:rPr>
            <w:rFonts w:cs="Times New Roman"/>
            <w:color w:val="000000" w:themeColor="text1"/>
          </w:rPr>
          <w:t>to</w:t>
        </w:r>
        <w:r w:rsidR="001D0F3E" w:rsidRPr="00A6092D">
          <w:rPr>
            <w:rFonts w:cs="Times New Roman"/>
            <w:color w:val="000000" w:themeColor="text1"/>
          </w:rPr>
          <w:t xml:space="preserve"> </w:t>
        </w:r>
      </w:ins>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del w:id="192" w:author="Hall Cushman" w:date="2019-01-08T14:27:00Z">
        <w:r w:rsidRPr="00A6092D" w:rsidDel="001D0F3E">
          <w:rPr>
            <w:rFonts w:cs="Times New Roman"/>
            <w:color w:val="000000" w:themeColor="text1"/>
          </w:rPr>
          <w:delText>’s</w:delText>
        </w:r>
      </w:del>
      <w:r w:rsidRPr="00A6092D">
        <w:rPr>
          <w:rFonts w:cs="Times New Roman"/>
          <w:color w:val="000000" w:themeColor="text1"/>
        </w:rPr>
        <w:t xml:space="preserve"> </w:t>
      </w:r>
      <w:del w:id="193" w:author="Hall Cushman" w:date="2019-01-08T14:28:00Z">
        <w:r w:rsidRPr="00A6092D" w:rsidDel="001D0F3E">
          <w:rPr>
            <w:rFonts w:cs="Times New Roman"/>
            <w:color w:val="000000" w:themeColor="text1"/>
          </w:rPr>
          <w:delText xml:space="preserve">help </w:delText>
        </w:r>
      </w:del>
      <w:ins w:id="194" w:author="Hall Cushman" w:date="2019-01-08T14:28:00Z">
        <w:r w:rsidR="001D0F3E">
          <w:rPr>
            <w:rFonts w:cs="Times New Roman"/>
            <w:color w:val="000000" w:themeColor="text1"/>
          </w:rPr>
          <w:t>for assistance</w:t>
        </w:r>
        <w:r w:rsidR="001D0F3E" w:rsidRPr="00A6092D">
          <w:rPr>
            <w:rFonts w:cs="Times New Roman"/>
            <w:color w:val="000000" w:themeColor="text1"/>
          </w:rPr>
          <w:t xml:space="preserve"> </w:t>
        </w:r>
      </w:ins>
      <w:del w:id="195" w:author="Hall Cushman" w:date="2019-01-08T14:28:00Z">
        <w:r w:rsidRPr="00A6092D" w:rsidDel="001D0F3E">
          <w:rPr>
            <w:rFonts w:cs="Times New Roman"/>
            <w:color w:val="000000" w:themeColor="text1"/>
          </w:rPr>
          <w:delText>in the</w:delText>
        </w:r>
      </w:del>
      <w:ins w:id="196" w:author="Hall Cushman" w:date="2019-01-08T14:28:00Z">
        <w:r w:rsidR="001D0F3E">
          <w:rPr>
            <w:rFonts w:cs="Times New Roman"/>
            <w:color w:val="000000" w:themeColor="text1"/>
          </w:rPr>
          <w:t>with</w:t>
        </w:r>
      </w:ins>
      <w:r w:rsidRPr="00A6092D">
        <w:rPr>
          <w:rFonts w:cs="Times New Roman"/>
          <w:color w:val="000000" w:themeColor="text1"/>
        </w:rPr>
        <w:t xml:space="preserve"> field</w:t>
      </w:r>
      <w:ins w:id="197" w:author="Andy Kleinhesselink" w:date="2019-01-08T12:53:00Z">
        <w:r w:rsidR="002B1342">
          <w:rPr>
            <w:rFonts w:cs="Times New Roman"/>
            <w:color w:val="000000" w:themeColor="text1"/>
          </w:rPr>
          <w:t xml:space="preserve"> </w:t>
        </w:r>
      </w:ins>
      <w:ins w:id="198" w:author="Hall Cushman" w:date="2019-01-08T14:28:00Z">
        <w:r w:rsidR="001D0F3E">
          <w:rPr>
            <w:rFonts w:cs="Times New Roman"/>
            <w:color w:val="000000" w:themeColor="text1"/>
          </w:rPr>
          <w:t xml:space="preserve">research </w:t>
        </w:r>
      </w:ins>
      <w:ins w:id="199" w:author="Andy Kleinhesselink" w:date="2019-01-08T12:53:00Z">
        <w:r w:rsidR="002B1342">
          <w:rPr>
            <w:rFonts w:cs="Times New Roman"/>
            <w:color w:val="000000" w:themeColor="text1"/>
          </w:rPr>
          <w:t>and Tyler Refsland for helpful comments on this manuscript</w:t>
        </w:r>
      </w:ins>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77777777" w:rsidR="001D0F3E" w:rsidRDefault="001D0F3E">
      <w:pPr>
        <w:spacing w:after="0"/>
        <w:ind w:firstLine="0"/>
        <w:contextualSpacing/>
        <w:rPr>
          <w:ins w:id="200" w:author="Hall Cushman" w:date="2019-01-08T14:26:00Z"/>
          <w:rFonts w:cs="Times New Roman"/>
          <w:color w:val="000000" w:themeColor="text1"/>
        </w:rPr>
        <w:pPrChange w:id="201" w:author="Hall Cushman" w:date="2019-01-08T14:27:00Z">
          <w:pPr>
            <w:spacing w:after="0"/>
            <w:contextualSpacing/>
          </w:pPr>
        </w:pPrChange>
      </w:pPr>
    </w:p>
    <w:p w14:paraId="041750D1" w14:textId="77777777" w:rsidR="001D0F3E" w:rsidRPr="001D0F3E" w:rsidRDefault="001D0F3E">
      <w:pPr>
        <w:spacing w:after="0"/>
        <w:ind w:firstLine="0"/>
        <w:rPr>
          <w:ins w:id="202" w:author="Hall Cushman" w:date="2019-01-08T14:26:00Z"/>
          <w:b/>
          <w:color w:val="000000" w:themeColor="text1"/>
        </w:rPr>
        <w:pPrChange w:id="203" w:author="Hall Cushman" w:date="2019-01-08T14:26:00Z">
          <w:pPr/>
        </w:pPrChange>
      </w:pPr>
      <w:ins w:id="204" w:author="Hall Cushman" w:date="2019-01-08T14:26:00Z">
        <w:r w:rsidRPr="001D0F3E">
          <w:rPr>
            <w:b/>
            <w:color w:val="000000" w:themeColor="text1"/>
          </w:rPr>
          <w:t>Data Accessibility</w:t>
        </w:r>
      </w:ins>
    </w:p>
    <w:p w14:paraId="0D841C86" w14:textId="77777777" w:rsidR="001D0F3E" w:rsidRPr="007A5C30" w:rsidRDefault="001D0F3E">
      <w:pPr>
        <w:spacing w:after="0"/>
        <w:ind w:firstLine="0"/>
        <w:rPr>
          <w:ins w:id="205" w:author="Hall Cushman" w:date="2019-01-08T14:26:00Z"/>
          <w:color w:val="000000" w:themeColor="text1"/>
        </w:rPr>
        <w:pPrChange w:id="206" w:author="Hall Cushman" w:date="2019-01-08T14:26:00Z">
          <w:pPr/>
        </w:pPrChange>
      </w:pPr>
      <w:ins w:id="207" w:author="Hall Cushman" w:date="2019-01-08T14:26:00Z">
        <w:r>
          <w:rPr>
            <w:color w:val="000000" w:themeColor="text1"/>
          </w:rPr>
          <w:t>Data will be uploaded to Dryad prior to publication.</w:t>
        </w:r>
      </w:ins>
    </w:p>
    <w:p w14:paraId="0F0901C5" w14:textId="77777777" w:rsidR="001D0F3E" w:rsidRPr="00A6092D" w:rsidRDefault="001D0F3E">
      <w:pPr>
        <w:spacing w:after="0"/>
        <w:ind w:firstLine="0"/>
        <w:contextualSpacing/>
        <w:rPr>
          <w:rFonts w:cs="Times New Roman"/>
          <w:color w:val="000000" w:themeColor="text1"/>
        </w:rPr>
        <w:pPrChange w:id="208" w:author="Hall Cushman" w:date="2019-01-08T14:27:00Z">
          <w:pPr>
            <w:spacing w:after="0"/>
            <w:contextualSpacing/>
          </w:pPr>
        </w:pPrChange>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77777777" w:rsidR="0050468F" w:rsidRPr="0050468F" w:rsidRDefault="000F55B1" w:rsidP="005D3A59">
      <w:pPr>
        <w:pStyle w:val="Bibliography"/>
        <w:rPr>
          <w:ins w:id="209" w:author="Andy Kleinhesselink" w:date="2019-01-08T14:15:00Z"/>
          <w:rFonts w:cs="Times New Roman"/>
        </w:rPr>
      </w:pPr>
      <w:r w:rsidRPr="00A6092D">
        <w:fldChar w:fldCharType="begin"/>
      </w:r>
      <w:ins w:id="210" w:author="Andy Kleinhesselink" w:date="2019-01-08T14:15:00Z">
        <w:r w:rsidR="0050468F">
          <w:instrText xml:space="preserve"> ADDIN ZOTERO_BIBL {"uncited":[],"omitted":[],"custom":[]} CSL_BIBLIOGRAPHY </w:instrText>
        </w:r>
      </w:ins>
      <w:del w:id="211" w:author="Andy Kleinhesselink" w:date="2019-01-08T14:10:00Z">
        <w:r w:rsidRPr="00A6092D" w:rsidDel="0050468F">
          <w:delInstrText xml:space="preserve"> ADDIN ZOTERO_BIBL {"uncited":[],"omitted":[],"custom":[]} CSL_BIBLIOGRAPHY </w:delInstrText>
        </w:r>
      </w:del>
      <w:r w:rsidRPr="00A6092D">
        <w:fldChar w:fldCharType="separate"/>
      </w:r>
      <w:ins w:id="212" w:author="Andy Kleinhesselink" w:date="2019-01-08T14:15:00Z">
        <w:r w:rsidR="0050468F" w:rsidRPr="0050468F">
          <w:rPr>
            <w:rFonts w:cs="Times New Roman"/>
          </w:rPr>
          <w:t>Badano, E. I., E. Villarroel, R. O. Bustamante, P. A. Marquet, and L. A. Cavieres. 2007. Ecosystem engineering facilitates invasions by exotic plants in high-Andean ecosystems. Journal of Ecology 95:682–688.</w:t>
        </w:r>
      </w:ins>
    </w:p>
    <w:p w14:paraId="5034556A" w14:textId="77777777" w:rsidR="0050468F" w:rsidRPr="005D3A59" w:rsidRDefault="0050468F" w:rsidP="005D3A59">
      <w:pPr>
        <w:pStyle w:val="Bibliography"/>
        <w:rPr>
          <w:ins w:id="213" w:author="Andy Kleinhesselink" w:date="2019-01-08T14:15:00Z"/>
          <w:rFonts w:cs="Times New Roman"/>
        </w:rPr>
      </w:pPr>
      <w:ins w:id="214" w:author="Andy Kleinhesselink" w:date="2019-01-08T14:15:00Z">
        <w:r w:rsidRPr="005D3A59">
          <w:rPr>
            <w:rFonts w:cs="Times New Roman"/>
          </w:rPr>
          <w:t>Barbour, M. G., C. RB, D. FR, and G. MT. 1973. Coastal ecology: Bodega Head. University of California Press, Berkeley.</w:t>
        </w:r>
      </w:ins>
    </w:p>
    <w:p w14:paraId="02BDA2BF" w14:textId="77777777" w:rsidR="0050468F" w:rsidRPr="005D3A59" w:rsidRDefault="0050468F" w:rsidP="005D3A59">
      <w:pPr>
        <w:pStyle w:val="Bibliography"/>
        <w:rPr>
          <w:ins w:id="215" w:author="Andy Kleinhesselink" w:date="2019-01-08T14:15:00Z"/>
          <w:rFonts w:cs="Times New Roman"/>
        </w:rPr>
      </w:pPr>
      <w:ins w:id="216" w:author="Andy Kleinhesselink" w:date="2019-01-08T14:15:00Z">
        <w:r w:rsidRPr="005D3A59">
          <w:rPr>
            <w:rFonts w:cs="Times New Roman"/>
          </w:rPr>
          <w:t>Bates, D., M. Mächler, B. Bolker, and S. Walker. 2015. Fitting Linear Mixed-Effects Models Using lme4. Journal of Statistical Software 67:1–48.</w:t>
        </w:r>
      </w:ins>
    </w:p>
    <w:p w14:paraId="401927B1" w14:textId="77777777" w:rsidR="0050468F" w:rsidRPr="0050468F" w:rsidRDefault="0050468F" w:rsidP="005D3A59">
      <w:pPr>
        <w:pStyle w:val="Bibliography"/>
        <w:rPr>
          <w:ins w:id="217" w:author="Andy Kleinhesselink" w:date="2019-01-08T14:15:00Z"/>
          <w:rFonts w:cs="Times New Roman"/>
        </w:rPr>
      </w:pPr>
      <w:ins w:id="218" w:author="Andy Kleinhesselink" w:date="2019-01-08T14:15:00Z">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ins>
    </w:p>
    <w:p w14:paraId="201494E3" w14:textId="77777777" w:rsidR="0050468F" w:rsidRPr="0050468F" w:rsidRDefault="0050468F" w:rsidP="005D3A59">
      <w:pPr>
        <w:pStyle w:val="Bibliography"/>
        <w:rPr>
          <w:ins w:id="219" w:author="Andy Kleinhesselink" w:date="2019-01-08T14:15:00Z"/>
          <w:rFonts w:cs="Times New Roman"/>
        </w:rPr>
      </w:pPr>
      <w:ins w:id="220" w:author="Andy Kleinhesselink" w:date="2019-01-08T14:15:00Z">
        <w:r w:rsidRPr="0050468F">
          <w:rPr>
            <w:rFonts w:cs="Times New Roman"/>
          </w:rPr>
          <w:t>Bertness, M. D., and R. Callaway. 1994. Positive interactions in communities. Trends in Ecology &amp; Evolution 9:191–193.</w:t>
        </w:r>
      </w:ins>
    </w:p>
    <w:p w14:paraId="50A07BF1" w14:textId="77777777" w:rsidR="0050468F" w:rsidRPr="0050468F" w:rsidRDefault="0050468F" w:rsidP="005D3A59">
      <w:pPr>
        <w:pStyle w:val="Bibliography"/>
        <w:rPr>
          <w:ins w:id="221" w:author="Andy Kleinhesselink" w:date="2019-01-08T14:15:00Z"/>
          <w:rFonts w:cs="Times New Roman"/>
        </w:rPr>
      </w:pPr>
      <w:ins w:id="222" w:author="Andy Kleinhesselink" w:date="2019-01-08T14:15:00Z">
        <w:r w:rsidRPr="0050468F">
          <w:rPr>
            <w:rFonts w:cs="Times New Roman"/>
          </w:rPr>
          <w:t>Bowker, M. A. 2007. Biological soil crust rehabilitation in theory and practice: An underexploited opportunity. Restoration Ecology 15:13–23.</w:t>
        </w:r>
      </w:ins>
    </w:p>
    <w:p w14:paraId="37BF9E39" w14:textId="77777777" w:rsidR="0050468F" w:rsidRPr="0050468F" w:rsidRDefault="0050468F" w:rsidP="005D3A59">
      <w:pPr>
        <w:pStyle w:val="Bibliography"/>
        <w:rPr>
          <w:ins w:id="223" w:author="Andy Kleinhesselink" w:date="2019-01-08T14:15:00Z"/>
          <w:rFonts w:cs="Times New Roman"/>
        </w:rPr>
      </w:pPr>
      <w:ins w:id="224" w:author="Andy Kleinhesselink" w:date="2019-01-08T14:15:00Z">
        <w:r w:rsidRPr="0050468F">
          <w:rPr>
            <w:rFonts w:cs="Times New Roman"/>
          </w:rPr>
          <w:t>Bruno, J. F., J. J. Stachowicz, and M. D. Bertness. 2003. Inclusion of facilitation into ecological theory. Trends in Ecology &amp; Evolution 18:119–125.</w:t>
        </w:r>
      </w:ins>
    </w:p>
    <w:p w14:paraId="4D25CA19" w14:textId="77777777" w:rsidR="0050468F" w:rsidRPr="0050468F" w:rsidRDefault="0050468F" w:rsidP="005D3A59">
      <w:pPr>
        <w:pStyle w:val="Bibliography"/>
        <w:rPr>
          <w:ins w:id="225" w:author="Andy Kleinhesselink" w:date="2019-01-08T14:15:00Z"/>
          <w:rFonts w:cs="Times New Roman"/>
        </w:rPr>
      </w:pPr>
      <w:ins w:id="226" w:author="Andy Kleinhesselink" w:date="2019-01-08T14:15:00Z">
        <w:r w:rsidRPr="0050468F">
          <w:rPr>
            <w:rFonts w:cs="Times New Roman"/>
          </w:rPr>
          <w:t>Chiquoine, L. P., S. R. Abella, and M. A. Bowker. 2016. Rapidly restoring biological soil crusts and ecosystem functions in a severely disturbed desert ecosystem. Ecological Applications 26:1260–1272.</w:t>
        </w:r>
      </w:ins>
    </w:p>
    <w:p w14:paraId="3DC6EF4F" w14:textId="77777777" w:rsidR="0050468F" w:rsidRPr="0050468F" w:rsidRDefault="0050468F" w:rsidP="005D3A59">
      <w:pPr>
        <w:pStyle w:val="Bibliography"/>
        <w:rPr>
          <w:ins w:id="227" w:author="Andy Kleinhesselink" w:date="2019-01-08T14:15:00Z"/>
          <w:rFonts w:cs="Times New Roman"/>
        </w:rPr>
      </w:pPr>
      <w:ins w:id="228" w:author="Andy Kleinhesselink" w:date="2019-01-08T14:15:00Z">
        <w:r w:rsidRPr="0050468F">
          <w:rPr>
            <w:rFonts w:cs="Times New Roman"/>
          </w:rPr>
          <w:lastRenderedPageBreak/>
          <w:t>Cushman, J. H., C. J. Lortie, and C. E. Christian. 2011. Native herbivores and plant facilitation mediate the performance and distribution of an invasive exotic grass. Journal of Ecology 99:524–531.</w:t>
        </w:r>
      </w:ins>
    </w:p>
    <w:p w14:paraId="13D77574" w14:textId="77777777" w:rsidR="0050468F" w:rsidRPr="0050468F" w:rsidRDefault="0050468F" w:rsidP="005D3A59">
      <w:pPr>
        <w:pStyle w:val="Bibliography"/>
        <w:rPr>
          <w:ins w:id="229" w:author="Andy Kleinhesselink" w:date="2019-01-08T14:15:00Z"/>
          <w:rFonts w:cs="Times New Roman"/>
        </w:rPr>
      </w:pPr>
      <w:ins w:id="230" w:author="Andy Kleinhesselink" w:date="2019-01-08T14:15:00Z">
        <w:r w:rsidRPr="0050468F">
          <w:rPr>
            <w:rFonts w:cs="Times New Roman"/>
          </w:rPr>
          <w:t>Cushman, J. H., J. C. Waller, and D. R. Hoak. 2010. Shrubs as ecosystem engineers in a coastal dune: influences on plant populations, communities and ecosystems. Journal of Vegetation Science 21:821–831.</w:t>
        </w:r>
      </w:ins>
    </w:p>
    <w:p w14:paraId="4BC1AF1E" w14:textId="77777777" w:rsidR="0050468F" w:rsidRPr="0050468F" w:rsidRDefault="0050468F" w:rsidP="005D3A59">
      <w:pPr>
        <w:pStyle w:val="Bibliography"/>
        <w:rPr>
          <w:ins w:id="231" w:author="Andy Kleinhesselink" w:date="2019-01-08T14:15:00Z"/>
          <w:rFonts w:cs="Times New Roman"/>
        </w:rPr>
      </w:pPr>
      <w:ins w:id="232" w:author="Andy Kleinhesselink" w:date="2019-01-08T14:15:00Z">
        <w:r w:rsidRPr="0050468F">
          <w:rPr>
            <w:rFonts w:cs="Times New Roman"/>
          </w:rPr>
          <w:t>Deines, L., R. Rosentreter, D. J. Eldridge, and M. D. Serpe. 2007. Germination and seedling establishment of two annual grasses on lichen-dominated biological soil crusts. Plant and Soil 295:23–35.</w:t>
        </w:r>
      </w:ins>
    </w:p>
    <w:p w14:paraId="6067F2C7" w14:textId="77777777" w:rsidR="0050468F" w:rsidRPr="0050468F" w:rsidRDefault="0050468F" w:rsidP="005D3A59">
      <w:pPr>
        <w:pStyle w:val="Bibliography"/>
        <w:rPr>
          <w:ins w:id="233" w:author="Andy Kleinhesselink" w:date="2019-01-08T14:15:00Z"/>
          <w:rFonts w:cs="Times New Roman"/>
        </w:rPr>
      </w:pPr>
      <w:ins w:id="234" w:author="Andy Kleinhesselink" w:date="2019-01-08T14:15:00Z">
        <w:r w:rsidRPr="0050468F">
          <w:rPr>
            <w:rFonts w:cs="Times New Roman"/>
          </w:rPr>
          <w:t>Drake, P., H. Grimshaw-Surette, A. Heim, and J. Lundholm. 2018. Mosses inhibit germination of vascular plants on an extensive green roof. Ecological Engineering 117:111–114.</w:t>
        </w:r>
      </w:ins>
    </w:p>
    <w:p w14:paraId="0ED9B72E" w14:textId="77777777" w:rsidR="0050468F" w:rsidRPr="0050468F" w:rsidRDefault="0050468F" w:rsidP="005D3A59">
      <w:pPr>
        <w:pStyle w:val="Bibliography"/>
        <w:rPr>
          <w:ins w:id="235" w:author="Andy Kleinhesselink" w:date="2019-01-08T14:15:00Z"/>
          <w:rFonts w:cs="Times New Roman"/>
        </w:rPr>
      </w:pPr>
      <w:ins w:id="236" w:author="Andy Kleinhesselink" w:date="2019-01-08T14:15:00Z">
        <w:r w:rsidRPr="0050468F">
          <w:rPr>
            <w:rFonts w:cs="Times New Roman"/>
          </w:rPr>
          <w:t>Griffith, A. B. 2010. Positive effects of native shrubs on Bromus tectorum demography. Ecology 91:141–154.</w:t>
        </w:r>
      </w:ins>
    </w:p>
    <w:p w14:paraId="51550EFD" w14:textId="77777777" w:rsidR="0050468F" w:rsidRPr="0050468F" w:rsidRDefault="0050468F" w:rsidP="005D3A59">
      <w:pPr>
        <w:pStyle w:val="Bibliography"/>
        <w:rPr>
          <w:ins w:id="237" w:author="Andy Kleinhesselink" w:date="2019-01-08T14:15:00Z"/>
          <w:rFonts w:cs="Times New Roman"/>
        </w:rPr>
      </w:pPr>
      <w:ins w:id="238" w:author="Andy Kleinhesselink" w:date="2019-01-08T14:15:00Z">
        <w:r w:rsidRPr="0050468F">
          <w:rPr>
            <w:rFonts w:cs="Times New Roman"/>
          </w:rPr>
          <w:t>Harrison, S. 1999. Native and alien species diversity at the local and regional scales in a grazed California grassland. Oecologia 121:99–106.</w:t>
        </w:r>
      </w:ins>
    </w:p>
    <w:p w14:paraId="472CF15A" w14:textId="77777777" w:rsidR="0050468F" w:rsidRPr="0050468F" w:rsidRDefault="0050468F" w:rsidP="005D3A59">
      <w:pPr>
        <w:pStyle w:val="Bibliography"/>
        <w:rPr>
          <w:ins w:id="239" w:author="Andy Kleinhesselink" w:date="2019-01-08T14:15:00Z"/>
          <w:rFonts w:cs="Times New Roman"/>
        </w:rPr>
      </w:pPr>
      <w:ins w:id="240" w:author="Andy Kleinhesselink" w:date="2019-01-08T14:15:00Z">
        <w:r w:rsidRPr="0050468F">
          <w:rPr>
            <w:rFonts w:cs="Times New Roman"/>
          </w:rPr>
          <w:t>Hernandez, R. R., and D. R. Sandquist. 2011. Disturbance of biological soil crust increases emergence of exotic vascular plants in California sage scrub. Plant Ecology 212:1709.</w:t>
        </w:r>
      </w:ins>
    </w:p>
    <w:p w14:paraId="2233E3B0" w14:textId="77777777" w:rsidR="0050468F" w:rsidRPr="0050468F" w:rsidRDefault="0050468F" w:rsidP="005D3A59">
      <w:pPr>
        <w:pStyle w:val="Bibliography"/>
        <w:rPr>
          <w:ins w:id="241" w:author="Andy Kleinhesselink" w:date="2019-01-08T14:15:00Z"/>
          <w:rFonts w:cs="Times New Roman"/>
        </w:rPr>
      </w:pPr>
      <w:ins w:id="242" w:author="Andy Kleinhesselink" w:date="2019-01-08T14:15:00Z">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ins>
    </w:p>
    <w:p w14:paraId="3BB2902F" w14:textId="77777777" w:rsidR="0050468F" w:rsidRPr="0050468F" w:rsidRDefault="0050468F" w:rsidP="005D3A59">
      <w:pPr>
        <w:pStyle w:val="Bibliography"/>
        <w:rPr>
          <w:ins w:id="243" w:author="Andy Kleinhesselink" w:date="2019-01-08T14:15:00Z"/>
          <w:rFonts w:cs="Times New Roman"/>
        </w:rPr>
      </w:pPr>
      <w:ins w:id="244" w:author="Andy Kleinhesselink" w:date="2019-01-08T14:15:00Z">
        <w:r w:rsidRPr="0050468F">
          <w:rPr>
            <w:rFonts w:cs="Times New Roman"/>
          </w:rPr>
          <w:lastRenderedPageBreak/>
          <w:t>Kennedy, T. A., S. Naeem, K. M. Howe, J. M. H. Knops, D. Tilman, and P. Reich. 2002. Biodiversity as a barrier to ecological invasion. Nature 417:636–638.</w:t>
        </w:r>
      </w:ins>
    </w:p>
    <w:p w14:paraId="4C522C39" w14:textId="77777777" w:rsidR="0050468F" w:rsidRPr="0050468F" w:rsidRDefault="0050468F" w:rsidP="005D3A59">
      <w:pPr>
        <w:pStyle w:val="Bibliography"/>
        <w:rPr>
          <w:ins w:id="245" w:author="Andy Kleinhesselink" w:date="2019-01-08T14:15:00Z"/>
          <w:rFonts w:cs="Times New Roman"/>
        </w:rPr>
      </w:pPr>
      <w:ins w:id="246" w:author="Andy Kleinhesselink" w:date="2019-01-08T14:15:00Z">
        <w:r w:rsidRPr="0050468F">
          <w:rPr>
            <w:rFonts w:cs="Times New Roman"/>
          </w:rPr>
          <w:t>Kleinhesselink, A. R., S. M. Magnoli, and J. H. Cushman. 2014. Shrubs as ecosystem engineers across an environmental gradient: effects on species richness and exotic plant invasion. Oecologia 175:1277–1290.</w:t>
        </w:r>
      </w:ins>
    </w:p>
    <w:p w14:paraId="077755AF" w14:textId="77777777" w:rsidR="0050468F" w:rsidRPr="0050468F" w:rsidRDefault="0050468F" w:rsidP="005D3A59">
      <w:pPr>
        <w:pStyle w:val="Bibliography"/>
        <w:rPr>
          <w:ins w:id="247" w:author="Andy Kleinhesselink" w:date="2019-01-08T14:15:00Z"/>
          <w:rFonts w:cs="Times New Roman"/>
        </w:rPr>
      </w:pPr>
      <w:ins w:id="248" w:author="Andy Kleinhesselink" w:date="2019-01-08T14:15:00Z">
        <w:r w:rsidRPr="0050468F">
          <w:rPr>
            <w:rFonts w:cs="Times New Roman"/>
          </w:rPr>
          <w:t>Kraft, N. J. B., P. B. Adler, O. Godoy, E. C. James, S. Fuller, and J. M. Levine. 2014. Community assembly, coexistence and the environmental filtering metaphor. Functional Ecology:n/a-n/a.</w:t>
        </w:r>
      </w:ins>
    </w:p>
    <w:p w14:paraId="081EDF4A" w14:textId="77777777" w:rsidR="0050468F" w:rsidRPr="0050468F" w:rsidRDefault="0050468F" w:rsidP="005D3A59">
      <w:pPr>
        <w:pStyle w:val="Bibliography"/>
        <w:rPr>
          <w:ins w:id="249" w:author="Andy Kleinhesselink" w:date="2019-01-08T14:15:00Z"/>
          <w:rFonts w:cs="Times New Roman"/>
        </w:rPr>
      </w:pPr>
      <w:ins w:id="250" w:author="Andy Kleinhesselink" w:date="2019-01-08T14:15:00Z">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ins>
    </w:p>
    <w:p w14:paraId="2368BCA7" w14:textId="77777777" w:rsidR="0050468F" w:rsidRPr="0050468F" w:rsidRDefault="0050468F" w:rsidP="005D3A59">
      <w:pPr>
        <w:pStyle w:val="Bibliography"/>
        <w:rPr>
          <w:ins w:id="251" w:author="Andy Kleinhesselink" w:date="2019-01-08T14:15:00Z"/>
          <w:rFonts w:cs="Times New Roman"/>
        </w:rPr>
      </w:pPr>
      <w:ins w:id="252" w:author="Andy Kleinhesselink" w:date="2019-01-08T14:15:00Z">
        <w:r w:rsidRPr="0050468F">
          <w:rPr>
            <w:rFonts w:cs="Times New Roman"/>
          </w:rPr>
          <w:t>Lenth, R. V., and M. Hervé. 2015. lsmeans: Least-Squares Means.</w:t>
        </w:r>
      </w:ins>
    </w:p>
    <w:p w14:paraId="041A10F0" w14:textId="77777777" w:rsidR="0050468F" w:rsidRPr="0050468F" w:rsidRDefault="0050468F" w:rsidP="005D3A59">
      <w:pPr>
        <w:pStyle w:val="Bibliography"/>
        <w:rPr>
          <w:ins w:id="253" w:author="Andy Kleinhesselink" w:date="2019-01-08T14:15:00Z"/>
          <w:rFonts w:cs="Times New Roman"/>
        </w:rPr>
      </w:pPr>
      <w:ins w:id="254" w:author="Andy Kleinhesselink" w:date="2019-01-08T14:15:00Z">
        <w:r w:rsidRPr="0050468F">
          <w:rPr>
            <w:rFonts w:cs="Times New Roman"/>
          </w:rPr>
          <w:t>Levine, J. M. 2000. Species Diversity and Biological Invasions: Relating Local Process to Community Pattern. Science 288:852–854.</w:t>
        </w:r>
      </w:ins>
    </w:p>
    <w:p w14:paraId="7708787D" w14:textId="77777777" w:rsidR="0050468F" w:rsidRPr="0050468F" w:rsidRDefault="0050468F" w:rsidP="005D3A59">
      <w:pPr>
        <w:pStyle w:val="Bibliography"/>
        <w:rPr>
          <w:ins w:id="255" w:author="Andy Kleinhesselink" w:date="2019-01-08T14:15:00Z"/>
          <w:rFonts w:cs="Times New Roman"/>
        </w:rPr>
      </w:pPr>
      <w:ins w:id="256" w:author="Andy Kleinhesselink" w:date="2019-01-08T14:15:00Z">
        <w:r w:rsidRPr="0050468F">
          <w:rPr>
            <w:rFonts w:cs="Times New Roman"/>
          </w:rPr>
          <w:t>Lortie, C. J., and J. H. Cushman. 2007. Effects of a directional abiotic gradient on plant community dynamics and invasion in a coastal dune system. Journal of Ecology 95:468–481.</w:t>
        </w:r>
      </w:ins>
    </w:p>
    <w:p w14:paraId="1B03412F" w14:textId="77777777" w:rsidR="0050468F" w:rsidRPr="0050468F" w:rsidRDefault="0050468F" w:rsidP="005D3A59">
      <w:pPr>
        <w:pStyle w:val="Bibliography"/>
        <w:rPr>
          <w:ins w:id="257" w:author="Andy Kleinhesselink" w:date="2019-01-08T14:15:00Z"/>
          <w:rFonts w:cs="Times New Roman"/>
        </w:rPr>
      </w:pPr>
      <w:ins w:id="258" w:author="Andy Kleinhesselink" w:date="2019-01-08T14:15:00Z">
        <w:r w:rsidRPr="0050468F">
          <w:rPr>
            <w:rFonts w:cs="Times New Roman"/>
          </w:rPr>
          <w:t>MacDougall, A. s., J. Boucher, R. Turkington, and G. e. Bradfield. 2006. Patterns of plant invasion along an environmental stress gradient. Journal of Vegetation Science 17:47–56.</w:t>
        </w:r>
      </w:ins>
    </w:p>
    <w:p w14:paraId="66E85F98" w14:textId="77777777" w:rsidR="0050468F" w:rsidRPr="0050468F" w:rsidRDefault="0050468F" w:rsidP="005D3A59">
      <w:pPr>
        <w:pStyle w:val="Bibliography"/>
        <w:rPr>
          <w:ins w:id="259" w:author="Andy Kleinhesselink" w:date="2019-01-08T14:15:00Z"/>
          <w:rFonts w:cs="Times New Roman"/>
        </w:rPr>
      </w:pPr>
      <w:ins w:id="260" w:author="Andy Kleinhesselink" w:date="2019-01-08T14:15:00Z">
        <w:r w:rsidRPr="0050468F">
          <w:rPr>
            <w:rFonts w:cs="Times New Roman"/>
          </w:rPr>
          <w:t>McNeil, S. G., and J. H. Cushman. 2005. Indirect effects of deer herbivory on local nitrogen availability in a coastal dune ecosystem. Oikos 110:124–132.</w:t>
        </w:r>
      </w:ins>
    </w:p>
    <w:p w14:paraId="7BA83AE8" w14:textId="77777777" w:rsidR="0050468F" w:rsidRPr="0050468F" w:rsidRDefault="0050468F" w:rsidP="005D3A59">
      <w:pPr>
        <w:pStyle w:val="Bibliography"/>
        <w:rPr>
          <w:ins w:id="261" w:author="Andy Kleinhesselink" w:date="2019-01-08T14:15:00Z"/>
          <w:rFonts w:cs="Times New Roman"/>
        </w:rPr>
      </w:pPr>
      <w:ins w:id="262" w:author="Andy Kleinhesselink" w:date="2019-01-08T14:15:00Z">
        <w:r w:rsidRPr="0050468F">
          <w:rPr>
            <w:rFonts w:cs="Times New Roman"/>
          </w:rPr>
          <w:lastRenderedPageBreak/>
          <w:t>Michel, P., D. J. Burritt, and W. G. Lee. 2011. Bryophytes display allelopathic interactions with tree species in native forest ecosystems. Oikos 120:1272–1280.</w:t>
        </w:r>
      </w:ins>
    </w:p>
    <w:p w14:paraId="7FE8DDAC" w14:textId="77777777" w:rsidR="0050468F" w:rsidRPr="0050468F" w:rsidRDefault="0050468F" w:rsidP="005D3A59">
      <w:pPr>
        <w:pStyle w:val="Bibliography"/>
        <w:rPr>
          <w:ins w:id="263" w:author="Andy Kleinhesselink" w:date="2019-01-08T14:15:00Z"/>
          <w:rFonts w:cs="Times New Roman"/>
        </w:rPr>
      </w:pPr>
      <w:ins w:id="264" w:author="Andy Kleinhesselink" w:date="2019-01-08T14:15:00Z">
        <w:r w:rsidRPr="0050468F">
          <w:rPr>
            <w:rFonts w:cs="Times New Roman"/>
          </w:rPr>
          <w:t>Morgan, J. W. 2006. Bryophyte Mats Inhibit Germination of Non-native Species in Burnt Temperate Native Grassland Remnants. Biological Invasions 8:159–168.</w:t>
        </w:r>
      </w:ins>
    </w:p>
    <w:p w14:paraId="238D1861" w14:textId="77777777" w:rsidR="0050468F" w:rsidRPr="0050468F" w:rsidRDefault="0050468F" w:rsidP="005D3A59">
      <w:pPr>
        <w:pStyle w:val="Bibliography"/>
        <w:rPr>
          <w:ins w:id="265" w:author="Andy Kleinhesselink" w:date="2019-01-08T14:15:00Z"/>
          <w:rFonts w:cs="Times New Roman"/>
        </w:rPr>
      </w:pPr>
      <w:ins w:id="266" w:author="Andy Kleinhesselink" w:date="2019-01-08T14:15:00Z">
        <w:r w:rsidRPr="0050468F">
          <w:rPr>
            <w:rFonts w:cs="Times New Roman"/>
          </w:rPr>
          <w:t>R Core Team. 2015. R: A Language and Environment for Statistical Computing. R Foundation for Statistical Computing, Vienna, Austria.</w:t>
        </w:r>
      </w:ins>
    </w:p>
    <w:p w14:paraId="76ED15AE" w14:textId="77777777" w:rsidR="0050468F" w:rsidRPr="0050468F" w:rsidRDefault="0050468F" w:rsidP="005D3A59">
      <w:pPr>
        <w:pStyle w:val="Bibliography"/>
        <w:rPr>
          <w:ins w:id="267" w:author="Andy Kleinhesselink" w:date="2019-01-08T14:15:00Z"/>
          <w:rFonts w:cs="Times New Roman"/>
        </w:rPr>
      </w:pPr>
      <w:ins w:id="268" w:author="Andy Kleinhesselink" w:date="2019-01-08T14:15:00Z">
        <w:r w:rsidRPr="0050468F">
          <w:rPr>
            <w:rFonts w:cs="Times New Roman"/>
          </w:rPr>
          <w:t>Rayburn, A. P., J. B. Davidson, and H. M. White. 2012. Possible Effects of Moss on Distribution and Performance of a Threatened Endemic Primrose. Western North American Naturalist 72:84–92.</w:t>
        </w:r>
      </w:ins>
    </w:p>
    <w:p w14:paraId="0065A941" w14:textId="77777777" w:rsidR="0050468F" w:rsidRPr="0050468F" w:rsidRDefault="0050468F" w:rsidP="005D3A59">
      <w:pPr>
        <w:pStyle w:val="Bibliography"/>
        <w:rPr>
          <w:ins w:id="269" w:author="Andy Kleinhesselink" w:date="2019-01-08T14:15:00Z"/>
          <w:rFonts w:cs="Times New Roman"/>
        </w:rPr>
      </w:pPr>
      <w:ins w:id="270" w:author="Andy Kleinhesselink" w:date="2019-01-08T14:15:00Z">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ins>
    </w:p>
    <w:p w14:paraId="571ACB99" w14:textId="77777777" w:rsidR="0050468F" w:rsidRPr="0050468F" w:rsidRDefault="0050468F" w:rsidP="005D3A59">
      <w:pPr>
        <w:pStyle w:val="Bibliography"/>
        <w:rPr>
          <w:ins w:id="271" w:author="Andy Kleinhesselink" w:date="2019-01-08T14:15:00Z"/>
          <w:rFonts w:cs="Times New Roman"/>
        </w:rPr>
      </w:pPr>
      <w:ins w:id="272" w:author="Andy Kleinhesselink" w:date="2019-01-08T14:15:00Z">
        <w:r w:rsidRPr="0050468F">
          <w:rPr>
            <w:rFonts w:cs="Times New Roman"/>
          </w:rPr>
          <w:t>Sand-Jensen, K., and K. J. Hammer. 2012. Moss cushions facilitate water and nutrient supply for plant species on bare limestone pavements. Oecologia 170:305–312.</w:t>
        </w:r>
      </w:ins>
    </w:p>
    <w:p w14:paraId="3A019423" w14:textId="77777777" w:rsidR="0050468F" w:rsidRPr="0050468F" w:rsidRDefault="0050468F" w:rsidP="005D3A59">
      <w:pPr>
        <w:pStyle w:val="Bibliography"/>
        <w:rPr>
          <w:ins w:id="273" w:author="Andy Kleinhesselink" w:date="2019-01-08T14:15:00Z"/>
          <w:rFonts w:cs="Times New Roman"/>
        </w:rPr>
      </w:pPr>
      <w:ins w:id="274" w:author="Andy Kleinhesselink" w:date="2019-01-08T14:15:00Z">
        <w:r w:rsidRPr="0050468F">
          <w:rPr>
            <w:rFonts w:cs="Times New Roman"/>
          </w:rPr>
          <w:t>Royal Botanic Gardens, Kew. 2019. Seed Information Database. http://data.kew.org/sid/citing.html.</w:t>
        </w:r>
      </w:ins>
    </w:p>
    <w:p w14:paraId="699CC5A0" w14:textId="77777777" w:rsidR="0050468F" w:rsidRPr="0050468F" w:rsidRDefault="0050468F" w:rsidP="005D3A59">
      <w:pPr>
        <w:pStyle w:val="Bibliography"/>
        <w:rPr>
          <w:ins w:id="275" w:author="Andy Kleinhesselink" w:date="2019-01-08T14:15:00Z"/>
          <w:rFonts w:cs="Times New Roman"/>
        </w:rPr>
      </w:pPr>
      <w:ins w:id="276" w:author="Andy Kleinhesselink" w:date="2019-01-08T14:15:00Z">
        <w:r w:rsidRPr="0050468F">
          <w:rPr>
            <w:rFonts w:cs="Times New Roman"/>
          </w:rPr>
          <w:t>Serpe, M., J. Orm, T. Barkes, and R. Rosentreter. 2006. Germination and seed water status of four grasses on moss-dominated biological soil crusts from arid lands. Plant Ecology 185:163–178.</w:t>
        </w:r>
      </w:ins>
    </w:p>
    <w:p w14:paraId="3E566CD5" w14:textId="77777777" w:rsidR="0050468F" w:rsidRPr="0050468F" w:rsidRDefault="0050468F" w:rsidP="005D3A59">
      <w:pPr>
        <w:pStyle w:val="Bibliography"/>
        <w:rPr>
          <w:ins w:id="277" w:author="Andy Kleinhesselink" w:date="2019-01-08T14:15:00Z"/>
          <w:rFonts w:cs="Times New Roman"/>
        </w:rPr>
      </w:pPr>
      <w:ins w:id="278" w:author="Andy Kleinhesselink" w:date="2019-01-08T14:15:00Z">
        <w:r w:rsidRPr="0050468F">
          <w:rPr>
            <w:rFonts w:cs="Times New Roman"/>
          </w:rPr>
          <w:t>Zamfir, M. 2000. Effects of bryophytes and lichens on seedling emergence of alvar plants: evidence from greenhouse experiments. Oikos 88:603–611.</w:t>
        </w:r>
      </w:ins>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20"/>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Tyler Refsland" w:date="2019-01-08T10:32:00Z" w:initials="TKR">
    <w:p w14:paraId="5BE6FF01" w14:textId="23212E5F" w:rsidR="002B25A6" w:rsidRDefault="002B25A6">
      <w:pPr>
        <w:pStyle w:val="CommentText"/>
      </w:pPr>
      <w:r>
        <w:rPr>
          <w:rStyle w:val="CommentReference"/>
        </w:rPr>
        <w:annotationRef/>
      </w:r>
      <w:r>
        <w:rPr>
          <w:rStyle w:val="CommentReference"/>
        </w:rPr>
        <w:t>Could be a little more direct or clear on</w:t>
      </w:r>
      <w:r>
        <w:t xml:space="preserve"> how your study differs / builds upon the studies mentioned in previous sentence. Did those studies involve a stress gradient? You get to this in the next paragraph, but thinking the end of this paragraph could be more clear</w:t>
      </w:r>
    </w:p>
  </w:comment>
  <w:comment w:id="51" w:author="Hall Cushman" w:date="2019-01-08T14:21:00Z" w:initials="JHC">
    <w:p w14:paraId="360A9FBC" w14:textId="7F3F1BF0" w:rsidR="001D0F3E" w:rsidRDefault="001D0F3E">
      <w:pPr>
        <w:pStyle w:val="CommentText"/>
      </w:pPr>
      <w:r>
        <w:rPr>
          <w:rStyle w:val="CommentReference"/>
        </w:rPr>
        <w:annotationRef/>
      </w:r>
      <w:r w:rsidR="001A211C">
        <w:rPr>
          <w:noProof/>
        </w:rPr>
        <w:t>I'm OK with leaving the analysis as is but reviewers will pickup on this and we need to have a strong justification in the methods for our discussion.</w:t>
      </w:r>
    </w:p>
  </w:comment>
  <w:comment w:id="49" w:author="Tyler Refsland" w:date="2019-01-08T10:41:00Z" w:initials="TKR">
    <w:p w14:paraId="03639685" w14:textId="1B1B4674" w:rsidR="002B25A6" w:rsidRDefault="002B25A6" w:rsidP="00796409">
      <w:pPr>
        <w:pStyle w:val="CommentText"/>
      </w:pPr>
      <w:r>
        <w:rPr>
          <w:rStyle w:val="CommentReference"/>
        </w:rPr>
        <w:annotationRef/>
      </w:r>
      <w:r>
        <w:t>Does excluding shrub patches alter your overall results? I see that shrub cover was close to 50% in low and moderate stress habitats, but then drops off to &lt; 25% in high stress. Given your sampling was limited to the intervening habitat between shrubs, I’m wondering if this could have affected your results</w:t>
      </w:r>
    </w:p>
  </w:comment>
  <w:comment w:id="50" w:author="Andy Kleinhesselink" w:date="2019-01-08T12:47:00Z" w:initials="AK">
    <w:p w14:paraId="40A8ED7C" w14:textId="58344890" w:rsidR="002B25A6" w:rsidRDefault="002B25A6">
      <w:pPr>
        <w:pStyle w:val="CommentText"/>
      </w:pPr>
      <w:r>
        <w:rPr>
          <w:rStyle w:val="CommentReference"/>
        </w:rPr>
        <w:annotationRef/>
      </w:r>
      <w:r>
        <w:t xml:space="preserve">This probably would affect the results because the shrub environment is quite different and has different annual plants under it than in the open.  The shrub influence would in my view confound the other environmental effects. </w:t>
      </w:r>
    </w:p>
  </w:comment>
  <w:comment w:id="52" w:author="Hall Cushman" w:date="2019-01-08T14:22:00Z" w:initials="JHC">
    <w:p w14:paraId="19EBEBF1" w14:textId="520D3B85" w:rsidR="001D0F3E" w:rsidRDefault="001D0F3E">
      <w:pPr>
        <w:pStyle w:val="CommentText"/>
      </w:pPr>
      <w:r>
        <w:rPr>
          <w:rStyle w:val="CommentReference"/>
        </w:rPr>
        <w:annotationRef/>
      </w:r>
      <w:r w:rsidR="001A211C">
        <w:rPr>
          <w:noProof/>
        </w:rPr>
        <w:t>I don't think this goes here. I have added a sentence after the acknowledgements section.</w:t>
      </w:r>
    </w:p>
  </w:comment>
  <w:comment w:id="55" w:author="Tyler Refsland" w:date="2019-01-08T10:46:00Z" w:initials="TKR">
    <w:p w14:paraId="295949ED" w14:textId="6FF719C6" w:rsidR="002B25A6" w:rsidRDefault="002B25A6">
      <w:pPr>
        <w:pStyle w:val="CommentText"/>
      </w:pPr>
      <w:r>
        <w:rPr>
          <w:rStyle w:val="CommentReference"/>
        </w:rPr>
        <w:annotationRef/>
      </w:r>
      <w:r>
        <w:t xml:space="preserve">I think this is a little problematic. Was block a fixed effect or simply omitted altogether? Are you averaging all patches per block to avoid pseudoreplication? </w:t>
      </w:r>
    </w:p>
  </w:comment>
  <w:comment w:id="56" w:author="Andy Kleinhesselink" w:date="2019-01-08T12:49:00Z" w:initials="AK">
    <w:p w14:paraId="6DE39986" w14:textId="4585FBA2" w:rsidR="002B25A6" w:rsidRDefault="002B25A6">
      <w:pPr>
        <w:pStyle w:val="CommentText"/>
      </w:pPr>
      <w:r>
        <w:rPr>
          <w:rStyle w:val="CommentReference"/>
        </w:rPr>
        <w:annotationRef/>
      </w:r>
      <w:r>
        <w:t xml:space="preserve">By omitting block we are assuming that plots were not grouped.  They are in effect pseudoreplicated.  </w:t>
      </w:r>
    </w:p>
  </w:comment>
  <w:comment w:id="66" w:author="Hall Cushman" w:date="2018-12-20T09:25:00Z" w:initials="JHC">
    <w:p w14:paraId="77AE488E" w14:textId="6389D10E" w:rsidR="002B25A6" w:rsidRDefault="002B25A6">
      <w:pPr>
        <w:pStyle w:val="CommentText"/>
      </w:pPr>
      <w:r>
        <w:rPr>
          <w:rStyle w:val="CommentReference"/>
        </w:rPr>
        <w:annotationRef/>
      </w:r>
      <w:r>
        <w:rPr>
          <w:noProof/>
        </w:rPr>
        <w:t>This section seems overly short, given the length of the other sections. Have we adequately discussed our findings and their relevance to the existing literature?</w:t>
      </w:r>
    </w:p>
  </w:comment>
  <w:comment w:id="67" w:author="Andy Kleinhesselink" w:date="2019-01-08T14:06:00Z" w:initials="AK">
    <w:p w14:paraId="5BBFBEA9" w14:textId="2991C6FE" w:rsidR="0050468F" w:rsidRDefault="0050468F">
      <w:pPr>
        <w:pStyle w:val="CommentText"/>
      </w:pPr>
      <w:r>
        <w:rPr>
          <w:rStyle w:val="CommentReference"/>
        </w:rPr>
        <w:annotationRef/>
      </w:r>
      <w:r>
        <w:t xml:space="preserve">I added some new stuff since the new year as well as a new paragraph to explain species differences </w:t>
      </w:r>
    </w:p>
  </w:comment>
  <w:comment w:id="68" w:author="Tyler Refsland" w:date="2019-01-08T11:09:00Z" w:initials="TKR">
    <w:p w14:paraId="14577DDC" w14:textId="55B38D0E" w:rsidR="002B25A6" w:rsidRDefault="002B25A6">
      <w:pPr>
        <w:pStyle w:val="CommentText"/>
      </w:pPr>
      <w:r>
        <w:rPr>
          <w:rStyle w:val="CommentReference"/>
        </w:rPr>
        <w:annotationRef/>
      </w:r>
      <w:r>
        <w:t>Instead you found less vascular plant cover (more bare sand) in low than moderate stress. Why do you think this was?</w:t>
      </w:r>
    </w:p>
  </w:comment>
  <w:comment w:id="69" w:author="Andy Kleinhesselink" w:date="2019-01-08T14:07:00Z" w:initials="AK">
    <w:p w14:paraId="55C890EC" w14:textId="5FFACE5C" w:rsidR="0050468F" w:rsidRDefault="0050468F">
      <w:pPr>
        <w:pStyle w:val="CommentText"/>
      </w:pPr>
      <w:r>
        <w:rPr>
          <w:rStyle w:val="CommentReference"/>
        </w:rPr>
        <w:annotationRef/>
      </w:r>
      <w:r>
        <w:t xml:space="preserve">Good point.  I’m not sure but I do discuss this later on in the discussion. I think it’s more stressful for growth but there are more individuals and they are just smaller/shorter plants. </w:t>
      </w:r>
    </w:p>
  </w:comment>
  <w:comment w:id="148" w:author="Hall Cushman" w:date="2019-01-08T14:34:00Z" w:initials="JHC">
    <w:p w14:paraId="146B10D7" w14:textId="1A807992" w:rsidR="007A7AFD" w:rsidRDefault="007A7AFD">
      <w:pPr>
        <w:pStyle w:val="CommentText"/>
      </w:pPr>
      <w:r>
        <w:rPr>
          <w:rStyle w:val="CommentReference"/>
        </w:rPr>
        <w:annotationRef/>
      </w:r>
      <w:r w:rsidR="001A211C">
        <w:rPr>
          <w:noProof/>
        </w:rPr>
        <w:t>use different word.</w:t>
      </w:r>
    </w:p>
  </w:comment>
  <w:comment w:id="160" w:author="Hall Cushman" w:date="2019-01-08T14:35:00Z" w:initials="JHC">
    <w:p w14:paraId="6E60D0DF" w14:textId="1339E557" w:rsidR="007A7AFD" w:rsidRDefault="007A7AFD">
      <w:pPr>
        <w:pStyle w:val="CommentText"/>
      </w:pPr>
      <w:r>
        <w:rPr>
          <w:rStyle w:val="CommentReference"/>
        </w:rPr>
        <w:annotationRef/>
      </w:r>
    </w:p>
  </w:comment>
  <w:comment w:id="178" w:author="Tyler Refsland" w:date="2019-01-08T11:57:00Z" w:initials="TKR">
    <w:p w14:paraId="35E0CFA6" w14:textId="04E11524" w:rsidR="002B25A6" w:rsidRDefault="002B25A6">
      <w:pPr>
        <w:pStyle w:val="CommentText"/>
      </w:pPr>
      <w:r>
        <w:rPr>
          <w:rStyle w:val="CommentReference"/>
        </w:rPr>
        <w:annotationRef/>
      </w:r>
      <w:r>
        <w:t>Any recommendations for future experiments that wish to manipulate moss presence. Larger removal patches to better replicate bare ground?</w:t>
      </w:r>
    </w:p>
  </w:comment>
  <w:comment w:id="179" w:author="Tyler Refsland" w:date="2019-01-08T11:59:00Z" w:initials="TKR">
    <w:p w14:paraId="115F246B" w14:textId="77777777" w:rsidR="002B25A6" w:rsidRDefault="002B25A6">
      <w:pPr>
        <w:pStyle w:val="CommentText"/>
      </w:pPr>
      <w:r>
        <w:rPr>
          <w:rStyle w:val="CommentReference"/>
        </w:rPr>
        <w:annotationRef/>
      </w:r>
      <w:r>
        <w:t xml:space="preserve">This seems to be further supported by your biomass results, which show little difference between low and high stress (as compared to natives, which you note are smaller at high stress). </w:t>
      </w:r>
    </w:p>
    <w:p w14:paraId="1B11F6C0" w14:textId="77777777" w:rsidR="002B25A6" w:rsidRDefault="002B25A6">
      <w:pPr>
        <w:pStyle w:val="CommentText"/>
      </w:pPr>
    </w:p>
    <w:p w14:paraId="4819ED9B" w14:textId="69BBF492" w:rsidR="002B25A6" w:rsidRDefault="002B25A6">
      <w:pPr>
        <w:pStyle w:val="CommentText"/>
      </w:pPr>
      <w:r>
        <w:t xml:space="preserve">Somewhat related to this, I think it’d be worth discussing why your moss manipulation affected survival/inflorescence in some cases but did not affect biomass of exotics. </w:t>
      </w:r>
    </w:p>
  </w:comment>
  <w:comment w:id="183" w:author="Tyler Refsland" w:date="2019-01-08T11:53:00Z" w:initials="TKR">
    <w:p w14:paraId="2C409462" w14:textId="7CC956C0" w:rsidR="002B25A6" w:rsidRDefault="002B25A6">
      <w:pPr>
        <w:pStyle w:val="CommentText"/>
      </w:pPr>
      <w:r>
        <w:rPr>
          <w:rStyle w:val="CommentReference"/>
        </w:rPr>
        <w:annotationRef/>
      </w:r>
      <w:r>
        <w:t xml:space="preserve">I think this idea could be expanded more and be of great interest to a broad audience given the ongoing debate over whether exotics are better adapted to benign or stressful environments.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E6FF01" w15:done="0"/>
  <w15:commentEx w15:paraId="360A9FBC" w15:done="0"/>
  <w15:commentEx w15:paraId="03639685" w15:done="0"/>
  <w15:commentEx w15:paraId="40A8ED7C" w15:paraIdParent="03639685" w15:done="0"/>
  <w15:commentEx w15:paraId="19EBEBF1" w15:done="0"/>
  <w15:commentEx w15:paraId="295949ED" w15:done="0"/>
  <w15:commentEx w15:paraId="6DE39986" w15:paraIdParent="295949ED" w15:done="0"/>
  <w15:commentEx w15:paraId="77AE488E" w15:done="0"/>
  <w15:commentEx w15:paraId="5BBFBEA9" w15:paraIdParent="77AE488E" w15:done="0"/>
  <w15:commentEx w15:paraId="14577DDC" w15:done="0"/>
  <w15:commentEx w15:paraId="55C890EC" w15:paraIdParent="14577DDC" w15:done="0"/>
  <w15:commentEx w15:paraId="146B10D7" w15:done="0"/>
  <w15:commentEx w15:paraId="6E60D0DF" w15:done="0"/>
  <w15:commentEx w15:paraId="35E0CFA6" w15:done="0"/>
  <w15:commentEx w15:paraId="4819ED9B" w15:done="0"/>
  <w15:commentEx w15:paraId="2C4094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E6FF01" w16cid:durableId="1FDEFAD5"/>
  <w16cid:commentId w16cid:paraId="360A9FBC" w16cid:durableId="1FDF3081"/>
  <w16cid:commentId w16cid:paraId="03639685" w16cid:durableId="1FDEFCC3"/>
  <w16cid:commentId w16cid:paraId="40A8ED7C" w16cid:durableId="1FDF1A59"/>
  <w16cid:commentId w16cid:paraId="19EBEBF1" w16cid:durableId="1FDF30C2"/>
  <w16cid:commentId w16cid:paraId="295949ED" w16cid:durableId="1FDEFE0B"/>
  <w16cid:commentId w16cid:paraId="6DE39986" w16cid:durableId="1FDF1AC5"/>
  <w16cid:commentId w16cid:paraId="77AE488E" w16cid:durableId="1FC5DEA0"/>
  <w16cid:commentId w16cid:paraId="5BBFBEA9" w16cid:durableId="1FDF2CEF"/>
  <w16cid:commentId w16cid:paraId="14577DDC" w16cid:durableId="1FDF037C"/>
  <w16cid:commentId w16cid:paraId="55C890EC" w16cid:durableId="1FDF2D08"/>
  <w16cid:commentId w16cid:paraId="146B10D7" w16cid:durableId="1FDF337B"/>
  <w16cid:commentId w16cid:paraId="6E60D0DF" w16cid:durableId="1FDF3394"/>
  <w16cid:commentId w16cid:paraId="35E0CFA6" w16cid:durableId="1FDF0EC6"/>
  <w16cid:commentId w16cid:paraId="4819ED9B" w16cid:durableId="1FDF0F23"/>
  <w16cid:commentId w16cid:paraId="2C409462" w16cid:durableId="1FDF0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81BBC" w14:textId="77777777" w:rsidR="00B046F1" w:rsidRDefault="00B046F1">
      <w:pPr>
        <w:spacing w:after="0" w:line="240" w:lineRule="auto"/>
      </w:pPr>
      <w:r>
        <w:separator/>
      </w:r>
    </w:p>
  </w:endnote>
  <w:endnote w:type="continuationSeparator" w:id="0">
    <w:p w14:paraId="5B74BF35" w14:textId="77777777" w:rsidR="00B046F1" w:rsidRDefault="00B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74E16" w14:textId="77777777" w:rsidR="00B046F1" w:rsidRDefault="00B046F1">
      <w:pPr>
        <w:spacing w:after="0" w:line="240" w:lineRule="auto"/>
      </w:pPr>
      <w:r>
        <w:separator/>
      </w:r>
    </w:p>
  </w:footnote>
  <w:footnote w:type="continuationSeparator" w:id="0">
    <w:p w14:paraId="488263C6" w14:textId="77777777" w:rsidR="00B046F1" w:rsidRDefault="00B04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D05C9"/>
    <w:rsid w:val="004D7689"/>
    <w:rsid w:val="004E3035"/>
    <w:rsid w:val="004E4C58"/>
    <w:rsid w:val="004E564C"/>
    <w:rsid w:val="004F3600"/>
    <w:rsid w:val="0050468F"/>
    <w:rsid w:val="00511C25"/>
    <w:rsid w:val="00515EA2"/>
    <w:rsid w:val="00534318"/>
    <w:rsid w:val="005566CB"/>
    <w:rsid w:val="00571C1D"/>
    <w:rsid w:val="005778E1"/>
    <w:rsid w:val="005A5F58"/>
    <w:rsid w:val="005B1453"/>
    <w:rsid w:val="005B2A52"/>
    <w:rsid w:val="005C7D28"/>
    <w:rsid w:val="005D3A59"/>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5373E"/>
    <w:rsid w:val="00C668FE"/>
    <w:rsid w:val="00C678EF"/>
    <w:rsid w:val="00C72B1E"/>
    <w:rsid w:val="00CC5B56"/>
    <w:rsid w:val="00CD6647"/>
    <w:rsid w:val="00CF0921"/>
    <w:rsid w:val="00D01271"/>
    <w:rsid w:val="00D02FE6"/>
    <w:rsid w:val="00D35F5C"/>
    <w:rsid w:val="00D3622D"/>
    <w:rsid w:val="00D43BAB"/>
    <w:rsid w:val="00D445ED"/>
    <w:rsid w:val="00D45705"/>
    <w:rsid w:val="00D60115"/>
    <w:rsid w:val="00D70B24"/>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C3C0B-A356-364C-9A5A-C183B08A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28</Pages>
  <Words>23128</Words>
  <Characters>131831</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Hall Cushman</cp:lastModifiedBy>
  <cp:revision>14</cp:revision>
  <cp:lastPrinted>2018-12-15T00:24:00Z</cp:lastPrinted>
  <dcterms:created xsi:type="dcterms:W3CDTF">2019-01-08T20:01:00Z</dcterms:created>
  <dcterms:modified xsi:type="dcterms:W3CDTF">2019-01-08T23:00:00Z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