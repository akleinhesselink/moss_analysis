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404D0017" w14:textId="0CF7771D" w:rsidR="006F26CF" w:rsidRPr="00A6092D" w:rsidRDefault="00680017" w:rsidP="00B97CF4">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r w:rsidR="00B97CF4">
        <w:rPr>
          <w:b/>
          <w:color w:val="000000" w:themeColor="text1"/>
        </w:rPr>
        <w:t xml:space="preserve"> Across an Environmental Gradient </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7C43253B"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r w:rsidR="0041422A">
        <w:rPr>
          <w:rFonts w:cs="Times New Roman"/>
          <w:color w:val="000000" w:themeColor="text1"/>
        </w:rPr>
        <w:t xml:space="preserve"> </w:t>
      </w:r>
      <w:r w:rsidR="00BA71D9">
        <w:rPr>
          <w:rFonts w:cs="Times New Roman"/>
          <w:color w:val="000000" w:themeColor="text1"/>
        </w:rPr>
        <w:t>In</w:t>
      </w:r>
      <w:r w:rsidR="0041422A">
        <w:rPr>
          <w:rFonts w:cs="Times New Roman"/>
          <w:color w:val="000000" w:themeColor="text1"/>
        </w:rPr>
        <w:t xml:space="preserve"> terrestrial plant communities</w:t>
      </w:r>
      <w:r w:rsidR="00BA71D9">
        <w:rPr>
          <w:rFonts w:cs="Times New Roman"/>
          <w:color w:val="000000" w:themeColor="text1"/>
        </w:rPr>
        <w:t>,</w:t>
      </w:r>
      <w:r w:rsidR="0041422A">
        <w:rPr>
          <w:rFonts w:cs="Times New Roman"/>
          <w:color w:val="000000" w:themeColor="text1"/>
        </w:rPr>
        <w:t xml:space="preserve"> most research has focused on the effects of native vascular plants on invasion by exotic vascular plants.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8B0D23">
        <w:rPr>
          <w:rFonts w:cs="Times New Roman"/>
          <w:color w:val="000000" w:themeColor="text1"/>
        </w:rPr>
        <w:t xml:space="preserve">However, in many </w:t>
      </w:r>
      <w:r w:rsidR="0041422A">
        <w:rPr>
          <w:rFonts w:cs="Times New Roman"/>
          <w:color w:val="000000" w:themeColor="text1"/>
        </w:rPr>
        <w:t>ecosystems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r w:rsidR="0041422A">
        <w:rPr>
          <w:rFonts w:cs="Times New Roman"/>
          <w:color w:val="000000" w:themeColor="text1"/>
        </w:rPr>
        <w:t xml:space="preserve">are common </w:t>
      </w:r>
      <w:r w:rsidR="00B816D8">
        <w:rPr>
          <w:rFonts w:cs="Times New Roman"/>
          <w:color w:val="000000" w:themeColor="text1"/>
        </w:rPr>
        <w:t>and can a</w:t>
      </w:r>
      <w:r w:rsidR="0041422A">
        <w:rPr>
          <w:rFonts w:cs="Times New Roman"/>
          <w:color w:val="000000" w:themeColor="text1"/>
        </w:rPr>
        <w:t>ffect the establishment, survival and growth of vascular plants</w:t>
      </w:r>
      <w:r w:rsidR="008B0D23">
        <w:rPr>
          <w:rFonts w:cs="Times New Roman"/>
          <w:color w:val="000000" w:themeColor="text1"/>
        </w:rPr>
        <w:t xml:space="preserve">. </w:t>
      </w:r>
      <w:r w:rsidR="00B816D8">
        <w:rPr>
          <w:rFonts w:cs="Times New Roman"/>
          <w:color w:val="000000" w:themeColor="text1"/>
        </w:rPr>
        <w:t>A</w:t>
      </w:r>
      <w:r w:rsidR="00371A74">
        <w:rPr>
          <w:rFonts w:cs="Times New Roman"/>
          <w:color w:val="000000" w:themeColor="text1"/>
        </w:rPr>
        <w:t xml:space="preserve"> more complete picture of </w:t>
      </w:r>
      <w:r w:rsidR="00B816D8">
        <w:rPr>
          <w:rFonts w:cs="Times New Roman"/>
          <w:color w:val="000000" w:themeColor="text1"/>
        </w:rPr>
        <w:t>how native biodiversity affects</w:t>
      </w:r>
      <w:r w:rsidR="00371A74">
        <w:rPr>
          <w:rFonts w:cs="Times New Roman"/>
          <w:color w:val="000000" w:themeColor="text1"/>
        </w:rPr>
        <w:t xml:space="preserve"> exotic plant invasion</w:t>
      </w:r>
      <w:r w:rsidR="008B0D23">
        <w:rPr>
          <w:rFonts w:cs="Times New Roman"/>
          <w:color w:val="000000" w:themeColor="text1"/>
        </w:rPr>
        <w:t xml:space="preserve">, </w:t>
      </w:r>
      <w:r w:rsidR="00B816D8">
        <w:rPr>
          <w:rFonts w:cs="Times New Roman"/>
          <w:color w:val="000000" w:themeColor="text1"/>
        </w:rPr>
        <w:t>demands</w:t>
      </w:r>
      <w:r w:rsidR="0041422A">
        <w:rPr>
          <w:rFonts w:cs="Times New Roman"/>
          <w:color w:val="000000" w:themeColor="text1"/>
        </w:rPr>
        <w:t xml:space="preserve"> </w:t>
      </w:r>
      <w:r w:rsidR="00BA71D9">
        <w:rPr>
          <w:rFonts w:cs="Times New Roman"/>
          <w:color w:val="000000" w:themeColor="text1"/>
        </w:rPr>
        <w:t xml:space="preserve">that </w:t>
      </w:r>
      <w:r w:rsidR="0041422A">
        <w:rPr>
          <w:rFonts w:cs="Times New Roman"/>
          <w:color w:val="000000" w:themeColor="text1"/>
        </w:rPr>
        <w:t>more studies</w:t>
      </w:r>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r w:rsidR="0041422A">
        <w:rPr>
          <w:rFonts w:cs="Times New Roman"/>
          <w:color w:val="000000" w:themeColor="text1"/>
        </w:rPr>
        <w:t xml:space="preserve"> plants</w:t>
      </w:r>
      <w:r w:rsidR="008B0D23">
        <w:rPr>
          <w:rFonts w:cs="Times New Roman"/>
          <w:color w:val="000000" w:themeColor="text1"/>
        </w:rPr>
        <w:t>.</w:t>
      </w:r>
      <w:r w:rsidR="00B816D8">
        <w:rPr>
          <w:rFonts w:cs="Times New Roman"/>
          <w:color w:val="000000" w:themeColor="text1"/>
        </w:rPr>
        <w:t xml:space="preserve"> Moreover, there is growing realization that the effects of native species on invaders can range from negative to positive and that a complete picture of interactions between native and exotic plants requires measuring interactions in multiple environments.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r w:rsidR="0041422A">
        <w:rPr>
          <w:rFonts w:cs="Times New Roman"/>
          <w:color w:val="000000" w:themeColor="text1"/>
        </w:rPr>
        <w:t>environmental</w:t>
      </w:r>
      <w:r w:rsidR="0041422A" w:rsidRPr="00A6092D">
        <w:rPr>
          <w:rFonts w:cs="Times New Roman"/>
          <w:color w:val="000000" w:themeColor="text1"/>
        </w:rPr>
        <w:t xml:space="preserve"> </w:t>
      </w:r>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B816D8">
        <w:rPr>
          <w:rFonts w:cs="Times New Roman"/>
          <w:color w:val="000000" w:themeColor="text1"/>
        </w:rPr>
        <w:t xml:space="preserve"> and to vary with environmental context</w:t>
      </w:r>
      <w:r w:rsidR="00AF68FE" w:rsidRPr="00A6092D">
        <w:rPr>
          <w:rFonts w:cs="Times New Roman"/>
          <w:color w:val="000000" w:themeColor="text1"/>
        </w:rPr>
        <w:t>:</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B816D8">
        <w:rPr>
          <w:rFonts w:cs="Times New Roman"/>
          <w:color w:val="000000" w:themeColor="text1"/>
        </w:rPr>
        <w:t xml:space="preserve">species </w:t>
      </w:r>
      <w:r w:rsidR="0041422A">
        <w:rPr>
          <w:rFonts w:cs="Times New Roman"/>
          <w:color w:val="000000" w:themeColor="text1"/>
        </w:rPr>
        <w:t>at both ends of the</w:t>
      </w:r>
      <w:r w:rsidR="00AF68FE" w:rsidRPr="00A6092D">
        <w:rPr>
          <w:rFonts w:cs="Times New Roman"/>
          <w:color w:val="000000" w:themeColor="text1"/>
        </w:rPr>
        <w:t xml:space="preserve"> environment</w:t>
      </w:r>
      <w:r w:rsidR="0041422A">
        <w:rPr>
          <w:rFonts w:cs="Times New Roman"/>
          <w:color w:val="000000" w:themeColor="text1"/>
        </w:rPr>
        <w:t>al gradient</w:t>
      </w:r>
      <w:r w:rsidR="00BB2B8A">
        <w:rPr>
          <w:rFonts w:cs="Times New Roman"/>
          <w:color w:val="000000" w:themeColor="text1"/>
        </w:rPr>
        <w:t xml:space="preserve"> </w:t>
      </w:r>
      <w:r w:rsidR="00AF68FE" w:rsidRPr="00A6092D">
        <w:rPr>
          <w:rFonts w:cs="Times New Roman"/>
          <w:color w:val="000000" w:themeColor="text1"/>
        </w:rPr>
        <w:t xml:space="preserve">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0B76D5">
        <w:rPr>
          <w:rFonts w:cs="Times New Roman"/>
          <w:color w:val="000000" w:themeColor="text1"/>
        </w:rPr>
        <w:t xml:space="preserve">of another grass </w:t>
      </w:r>
      <w:r w:rsidR="0041422A">
        <w:rPr>
          <w:rFonts w:cs="Times New Roman"/>
          <w:color w:val="000000" w:themeColor="text1"/>
        </w:rPr>
        <w:t>in only one environment</w:t>
      </w:r>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r w:rsidR="0041422A">
        <w:rPr>
          <w:color w:val="000000" w:themeColor="text1"/>
        </w:rPr>
        <w:t>n important test of the effects of native bryophytes on exotic vascular plant invasion</w:t>
      </w:r>
      <w:r w:rsidR="00B816D8">
        <w:rPr>
          <w:color w:val="000000" w:themeColor="text1"/>
        </w:rPr>
        <w:t>, and</w:t>
      </w:r>
      <w:r w:rsidR="0041422A">
        <w:rPr>
          <w:color w:val="000000" w:themeColor="text1"/>
        </w:rPr>
        <w:t xml:space="preserve"> importantly show that these effects can vary dramatically even across local environmental gradients. </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2724DB4"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7" w:name="__UnoMark__620_1065309592"/>
      <w:bookmarkStart w:id="18" w:name="__UnoMark__911_1065309592"/>
      <w:bookmarkStart w:id="19" w:name="__UnoMark__796_1226937769"/>
      <w:bookmarkStart w:id="20" w:name="__UnoMark__955_1248546854"/>
      <w:bookmarkStart w:id="21" w:name="__UnoMark__930_1248546854"/>
      <w:bookmarkStart w:id="22" w:name="__UnoMark__877_1248546854"/>
      <w:bookmarkStart w:id="23" w:name="__UnoMark__825_1065309592"/>
      <w:bookmarkStart w:id="24" w:name="__UnoMark__691_1065309592"/>
      <w:bookmarkStart w:id="25" w:name="__UnoMark__966_16483194"/>
      <w:bookmarkStart w:id="26" w:name="__UnoMark__975_1248546854"/>
      <w:bookmarkStart w:id="27" w:name="__UnoMark__897_1248546854"/>
      <w:bookmarkStart w:id="28" w:name="__UnoMark__968_1065309592"/>
      <w:bookmarkStart w:id="29" w:name="__UnoMark__725_1065309592"/>
      <w:bookmarkStart w:id="30" w:name="__UnoMark__649_1065309592"/>
      <w:bookmarkStart w:id="31" w:name="__UnoMark__935_1248546854"/>
      <w:bookmarkStart w:id="32" w:name="__UnoMark__818_16483194"/>
      <w:bookmarkStart w:id="33" w:name="__UnoMark__776_106530959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The environmental filtering model </w:t>
      </w:r>
      <w:r w:rsidR="0067283C">
        <w:rPr>
          <w:rFonts w:cs="Times New Roman"/>
          <w:color w:val="000000" w:themeColor="text1"/>
        </w:rPr>
        <w:t xml:space="preserve">of invasion </w:t>
      </w:r>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4" w:name="__UnoMark__974_1248546854"/>
      <w:bookmarkEnd w:id="3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0B76D5">
        <w:rPr>
          <w:rFonts w:cs="Times New Roman"/>
          <w:color w:val="000000" w:themeColor="text1"/>
        </w:rPr>
        <w:t>are</w:t>
      </w:r>
      <w:r w:rsidR="000B76D5"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5" w:name="__UnoMark__917_1248546854"/>
      <w:bookmarkStart w:id="36" w:name="__UnoMark__954_1248546854"/>
      <w:bookmarkEnd w:id="35"/>
      <w:bookmarkEnd w:id="36"/>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r w:rsidR="00FF20A9">
        <w:rPr>
          <w:rFonts w:cs="Times New Roman"/>
          <w:color w:val="000000" w:themeColor="text1"/>
        </w:rPr>
        <w:t xml:space="preserve">may </w:t>
      </w:r>
      <w:r w:rsidR="0067283C">
        <w:rPr>
          <w:rFonts w:cs="Times New Roman"/>
          <w:color w:val="000000" w:themeColor="text1"/>
        </w:rPr>
        <w:t xml:space="preserve">help </w:t>
      </w:r>
      <w:r w:rsidR="00C5373E">
        <w:rPr>
          <w:rFonts w:cs="Times New Roman"/>
          <w:color w:val="000000" w:themeColor="text1"/>
        </w:rPr>
        <w:t>explain</w:t>
      </w:r>
      <w:r w:rsidR="00F226C7">
        <w:rPr>
          <w:rFonts w:cs="Times New Roman"/>
          <w:color w:val="000000" w:themeColor="text1"/>
        </w:rPr>
        <w:t xml:space="preserve"> </w:t>
      </w:r>
      <w:r w:rsidR="002B50CF">
        <w:rPr>
          <w:rFonts w:cs="Times New Roman"/>
          <w:color w:val="000000" w:themeColor="text1"/>
        </w:rPr>
        <w:t>how environmental context determines whether native species compete with or facilitate exotic invasion</w:t>
      </w:r>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r w:rsidR="0049617D">
        <w:rPr>
          <w:rFonts w:cs="Times New Roman"/>
          <w:color w:val="000000" w:themeColor="text1"/>
        </w:rPr>
        <w:t xml:space="preserve">the effects of native species on invading exotic species will change across environmental gradients; specifically that effects will be less negative and more </w:t>
      </w:r>
      <w:r w:rsidR="0067283C">
        <w:rPr>
          <w:rFonts w:cs="Times New Roman"/>
          <w:color w:val="000000" w:themeColor="text1"/>
        </w:rPr>
        <w:t>positive in more stressful 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67283C">
        <w:rPr>
          <w:rFonts w:cs="Times New Roman"/>
          <w:noProof/>
          <w:color w:val="000000" w:themeColor="text1"/>
        </w:rPr>
        <w:t>(Bertness and Callaway 1994, 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bookmarkStart w:id="37" w:name="__UnoMark__998_1248546854"/>
      <w:bookmarkEnd w:id="37"/>
    </w:p>
    <w:p w14:paraId="6C19DBAC" w14:textId="0C873BBA"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w:t>
      </w:r>
      <w:r w:rsidRPr="00A6092D">
        <w:rPr>
          <w:color w:val="000000" w:themeColor="text1"/>
        </w:rPr>
        <w:lastRenderedPageBreak/>
        <w:t xml:space="preserve">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r w:rsidR="0067283C">
        <w:rPr>
          <w:color w:val="000000" w:themeColor="text1"/>
        </w:rPr>
        <w:t>along environmental gradients would provide a novel test of the idea that these interactions should change depending on environmental context</w:t>
      </w:r>
      <w:r w:rsidR="00F226C7">
        <w:rPr>
          <w:color w:val="000000" w:themeColor="text1"/>
        </w:rPr>
        <w:t xml:space="preserve">. </w:t>
      </w:r>
    </w:p>
    <w:p w14:paraId="370D3BC3" w14:textId="4E35DDBB"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w:t>
      </w:r>
      <w:r w:rsidR="0067283C">
        <w:rPr>
          <w:rFonts w:cs="Times New Roman"/>
          <w:color w:val="000000" w:themeColor="text1"/>
        </w:rPr>
        <w:t xml:space="preserve">s on </w:t>
      </w:r>
      <w:r>
        <w:rPr>
          <w:rFonts w:cs="Times New Roman"/>
          <w:color w:val="000000" w:themeColor="text1"/>
        </w:rPr>
        <w:t xml:space="preserve">exotic </w:t>
      </w:r>
      <w:r w:rsidR="00374F3B">
        <w:rPr>
          <w:rFonts w:cs="Times New Roman"/>
          <w:color w:val="000000" w:themeColor="text1"/>
        </w:rPr>
        <w:t>plant</w:t>
      </w:r>
      <w:r w:rsidR="00FF20A9">
        <w:rPr>
          <w:rFonts w:cs="Times New Roman"/>
          <w:color w:val="000000" w:themeColor="text1"/>
        </w:rPr>
        <w:t>s</w:t>
      </w:r>
      <w:r w:rsidR="0067283C">
        <w:rPr>
          <w:rFonts w:cs="Times New Roman"/>
          <w:color w:val="000000" w:themeColor="text1"/>
        </w:rPr>
        <w:t xml:space="preserve"> can vary</w:t>
      </w:r>
      <w:r w:rsidR="00AA7176" w:rsidRPr="00A6092D">
        <w:rPr>
          <w:rFonts w:cs="Times New Roman"/>
          <w:color w:val="000000" w:themeColor="text1"/>
        </w:rPr>
        <w:t xml:space="preserve"> across</w:t>
      </w:r>
      <w:r w:rsidR="0067283C">
        <w:rPr>
          <w:rFonts w:cs="Times New Roman"/>
          <w:color w:val="000000" w:themeColor="text1"/>
        </w:rPr>
        <w:t xml:space="preserve"> local</w:t>
      </w:r>
      <w:r w:rsidR="00AA7176" w:rsidRPr="00A6092D">
        <w:rPr>
          <w:rFonts w:cs="Times New Roman"/>
          <w:color w:val="000000" w:themeColor="text1"/>
        </w:rPr>
        <w:t xml:space="preserve"> environmental gradients.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r w:rsidR="0067283C">
        <w:rPr>
          <w:rFonts w:cs="Times New Roman"/>
          <w:color w:val="000000" w:themeColor="text1"/>
        </w:rPr>
        <w:t xml:space="preserve"> </w:t>
      </w:r>
      <w:r w:rsidR="00AF68FE" w:rsidRPr="00A6092D">
        <w:rPr>
          <w:rFonts w:cs="Times New Roman"/>
          <w:color w:val="000000" w:themeColor="text1"/>
        </w:rPr>
        <w:t>gradient</w:t>
      </w:r>
      <w:r w:rsidR="0067283C">
        <w:rPr>
          <w:rFonts w:cs="Times New Roman"/>
          <w:color w:val="000000" w:themeColor="text1"/>
        </w:rPr>
        <w:t xml:space="preserve"> in environmental conditions</w:t>
      </w:r>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C45911">
        <w:rPr>
          <w:rFonts w:cs="Times New Roman"/>
          <w:color w:val="000000" w:themeColor="text1"/>
        </w:rPr>
        <w:t xml:space="preserve">these </w:t>
      </w:r>
      <w:r w:rsidR="00A93DBA">
        <w:rPr>
          <w:rFonts w:cs="Times New Roman"/>
          <w:color w:val="000000" w:themeColor="text1"/>
        </w:rPr>
        <w:t>predictions</w:t>
      </w:r>
      <w:r w:rsidR="00AF68FE" w:rsidRPr="00A6092D">
        <w:rPr>
          <w:rFonts w:cs="Times New Roman"/>
          <w:color w:val="000000" w:themeColor="text1"/>
        </w:rPr>
        <w:t xml:space="preserve">: 1) </w:t>
      </w:r>
      <w:r w:rsidR="001759E1">
        <w:rPr>
          <w:rFonts w:cs="Times New Roman"/>
          <w:color w:val="000000" w:themeColor="text1"/>
        </w:rPr>
        <w:t xml:space="preserve">the association between </w:t>
      </w:r>
      <w:r w:rsidR="00484132">
        <w:rPr>
          <w:rFonts w:cs="Times New Roman"/>
          <w:color w:val="000000" w:themeColor="text1"/>
        </w:rPr>
        <w:t>vascular plants</w:t>
      </w:r>
      <w:r w:rsidR="00AF68FE" w:rsidRPr="00A6092D">
        <w:rPr>
          <w:rFonts w:cs="Times New Roman"/>
          <w:color w:val="000000" w:themeColor="text1"/>
        </w:rPr>
        <w:t xml:space="preserve"> </w:t>
      </w:r>
      <w:r w:rsidR="001759E1">
        <w:rPr>
          <w:rFonts w:cs="Times New Roman"/>
          <w:color w:val="000000" w:themeColor="text1"/>
        </w:rPr>
        <w:t>and moss patches will change systematically across an environmental gradient</w:t>
      </w:r>
      <w:r w:rsidR="00AF68FE" w:rsidRPr="00A6092D">
        <w:rPr>
          <w:rFonts w:cs="Times New Roman"/>
          <w:color w:val="000000" w:themeColor="text1"/>
        </w:rPr>
        <w:t xml:space="preserve">; </w:t>
      </w:r>
      <w:r w:rsidR="00484132">
        <w:rPr>
          <w:rFonts w:cs="Times New Roman"/>
          <w:color w:val="000000" w:themeColor="text1"/>
        </w:rPr>
        <w:t xml:space="preserve">and </w:t>
      </w:r>
      <w:r w:rsidR="001759E1">
        <w:rPr>
          <w:rFonts w:cs="Times New Roman"/>
          <w:color w:val="000000" w:themeColor="text1"/>
        </w:rPr>
        <w:t>2</w:t>
      </w:r>
      <w:r w:rsidR="00AF68FE" w:rsidRPr="00A6092D">
        <w:rPr>
          <w:rFonts w:cs="Times New Roman"/>
          <w:color w:val="000000" w:themeColor="text1"/>
        </w:rPr>
        <w:t xml:space="preserve">) </w:t>
      </w:r>
      <w:r w:rsidR="00C45911">
        <w:rPr>
          <w:rFonts w:cs="Times New Roman"/>
          <w:color w:val="000000" w:themeColor="text1"/>
        </w:rPr>
        <w:t xml:space="preserve">the effect of moss on exotic annual grass performance will change depending on position along an environmental gradient.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5203D039"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 xml:space="preserve">(McNeil and Cushman 2005, </w:t>
      </w:r>
      <w:r w:rsidR="00AA7176" w:rsidRPr="00A6092D">
        <w:rPr>
          <w:rFonts w:ascii="Times New Roman" w:hAnsi="Times New Roman"/>
          <w:noProof/>
          <w:color w:val="000000" w:themeColor="text1"/>
        </w:rPr>
        <w:lastRenderedPageBreak/>
        <w:t>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r w:rsidR="002D663B">
        <w:rPr>
          <w:rFonts w:ascii="Times New Roman" w:hAnsi="Times New Roman"/>
          <w:color w:val="000000" w:themeColor="text1"/>
        </w:rPr>
        <w:t xml:space="preserve">220 m </w:t>
      </w:r>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r w:rsidR="00381CF9">
        <w:rPr>
          <w:rFonts w:ascii="Times New Roman" w:hAnsi="Times New Roman"/>
          <w:color w:val="000000" w:themeColor="text1"/>
        </w:rPr>
        <w:t xml:space="preserve">n environmental </w:t>
      </w:r>
      <w:r w:rsidRPr="00A6092D">
        <w:rPr>
          <w:rFonts w:ascii="Times New Roman" w:hAnsi="Times New Roman"/>
          <w:color w:val="000000" w:themeColor="text1"/>
        </w:rPr>
        <w:t xml:space="preserve">gradient. The details of this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2D663B">
        <w:rPr>
          <w:rFonts w:ascii="Times New Roman" w:hAnsi="Times New Roman"/>
          <w:color w:val="000000" w:themeColor="text1"/>
        </w:rPr>
        <w:t>As one moves from the southeast to the northwest along the gradient, s</w:t>
      </w:r>
      <w:r w:rsidR="002D663B" w:rsidRPr="00A6092D">
        <w:rPr>
          <w:rFonts w:ascii="Times New Roman" w:hAnsi="Times New Roman"/>
          <w:color w:val="000000" w:themeColor="text1"/>
        </w:rPr>
        <w:t xml:space="preserve">oil </w:t>
      </w:r>
      <w:r w:rsidRPr="00A6092D">
        <w:rPr>
          <w:rFonts w:ascii="Times New Roman" w:hAnsi="Times New Roman"/>
          <w:color w:val="000000" w:themeColor="text1"/>
        </w:rPr>
        <w:t>nitrate pools</w:t>
      </w:r>
      <w:r w:rsidR="00381CF9">
        <w:rPr>
          <w:rFonts w:ascii="Times New Roman" w:hAnsi="Times New Roman"/>
          <w:color w:val="000000" w:themeColor="text1"/>
        </w:rPr>
        <w:t xml:space="preserve"> decrease by</w:t>
      </w:r>
      <w:r w:rsidR="002D663B">
        <w:rPr>
          <w:rFonts w:ascii="Times New Roman" w:hAnsi="Times New Roman"/>
          <w:color w:val="000000" w:themeColor="text1"/>
        </w:rPr>
        <w:t xml:space="preserve"> over</w:t>
      </w:r>
      <w:r w:rsidR="00381CF9">
        <w:rPr>
          <w:rFonts w:ascii="Times New Roman" w:hAnsi="Times New Roman"/>
          <w:color w:val="000000" w:themeColor="text1"/>
        </w:rPr>
        <w:t xml:space="preserve"> 90%</w:t>
      </w:r>
      <w:r w:rsidRPr="00A6092D">
        <w:rPr>
          <w:rFonts w:ascii="Times New Roman" w:hAnsi="Times New Roman"/>
          <w:color w:val="000000" w:themeColor="text1"/>
        </w:rPr>
        <w:t>, soil water field capacity</w:t>
      </w:r>
      <w:r w:rsidR="00381CF9">
        <w:rPr>
          <w:rFonts w:ascii="Times New Roman" w:hAnsi="Times New Roman"/>
          <w:color w:val="000000" w:themeColor="text1"/>
        </w:rPr>
        <w:t xml:space="preserve"> decreases by </w:t>
      </w:r>
      <w:r w:rsidR="002D663B">
        <w:rPr>
          <w:rFonts w:ascii="Times New Roman" w:hAnsi="Times New Roman"/>
          <w:color w:val="000000" w:themeColor="text1"/>
        </w:rPr>
        <w:t>4</w:t>
      </w:r>
      <w:r w:rsidR="00381CF9">
        <w:rPr>
          <w:rFonts w:ascii="Times New Roman" w:hAnsi="Times New Roman"/>
          <w:color w:val="000000" w:themeColor="text1"/>
        </w:rPr>
        <w:t xml:space="preserve">0%, </w:t>
      </w:r>
      <w:r w:rsidR="0066038B">
        <w:rPr>
          <w:rFonts w:ascii="Times New Roman" w:hAnsi="Times New Roman"/>
          <w:color w:val="000000" w:themeColor="text1"/>
        </w:rPr>
        <w:t xml:space="preserve">sand particle size doubles </w:t>
      </w:r>
      <w:r w:rsidR="002D663B">
        <w:rPr>
          <w:rFonts w:ascii="Times New Roman" w:hAnsi="Times New Roman"/>
          <w:color w:val="000000" w:themeColor="text1"/>
        </w:rPr>
        <w:t>and average surface wind speeds increase by roughly 500% (</w:t>
      </w:r>
      <w:proofErr w:type="spellStart"/>
      <w:r w:rsidR="002D663B">
        <w:rPr>
          <w:rFonts w:ascii="Times New Roman" w:hAnsi="Times New Roman"/>
          <w:color w:val="000000" w:themeColor="text1"/>
        </w:rPr>
        <w:t>Lortie</w:t>
      </w:r>
      <w:proofErr w:type="spellEnd"/>
      <w:r w:rsidR="002D663B">
        <w:rPr>
          <w:rFonts w:ascii="Times New Roman" w:hAnsi="Times New Roman"/>
          <w:color w:val="000000" w:themeColor="text1"/>
        </w:rPr>
        <w:t xml:space="preserve"> and Cushman 2007). These abiotic changes are accompanied by </w:t>
      </w:r>
      <w:r w:rsidR="00C45911">
        <w:rPr>
          <w:rFonts w:ascii="Times New Roman" w:hAnsi="Times New Roman"/>
          <w:color w:val="000000" w:themeColor="text1"/>
        </w:rPr>
        <w:t>a decrease</w:t>
      </w:r>
      <w:r w:rsidR="002D663B">
        <w:rPr>
          <w:rFonts w:ascii="Times New Roman" w:hAnsi="Times New Roman"/>
          <w:color w:val="000000" w:themeColor="text1"/>
        </w:rPr>
        <w:t xml:space="preserve"> in </w:t>
      </w:r>
      <w:r w:rsidR="00C45911">
        <w:rPr>
          <w:rFonts w:ascii="Times New Roman" w:hAnsi="Times New Roman"/>
          <w:color w:val="000000" w:themeColor="text1"/>
        </w:rPr>
        <w:t xml:space="preserve">average </w:t>
      </w:r>
      <w:r w:rsidR="002D663B">
        <w:rPr>
          <w:rFonts w:ascii="Times New Roman" w:hAnsi="Times New Roman"/>
          <w:color w:val="000000" w:themeColor="text1"/>
        </w:rPr>
        <w:t xml:space="preserve">plant </w:t>
      </w:r>
      <w:r w:rsidR="002B50CF">
        <w:rPr>
          <w:rFonts w:ascii="Times New Roman" w:hAnsi="Times New Roman"/>
          <w:color w:val="000000" w:themeColor="text1"/>
        </w:rPr>
        <w:t xml:space="preserve">height and size: the height of the dominant shrub in this system decreases </w:t>
      </w:r>
      <w:r w:rsidR="0066038B">
        <w:rPr>
          <w:rFonts w:ascii="Times New Roman" w:hAnsi="Times New Roman"/>
          <w:color w:val="000000" w:themeColor="text1"/>
        </w:rPr>
        <w:t xml:space="preserve">towards the NW along the gradient </w:t>
      </w:r>
      <w:r w:rsidR="002B50CF">
        <w:rPr>
          <w:rFonts w:ascii="Times New Roman" w:hAnsi="Times New Roman"/>
          <w:color w:val="000000" w:themeColor="text1"/>
        </w:rPr>
        <w:t xml:space="preserve">and the average aboveground biomass of </w:t>
      </w:r>
      <w:r w:rsidR="0066038B">
        <w:rPr>
          <w:rFonts w:ascii="Times New Roman" w:hAnsi="Times New Roman"/>
          <w:color w:val="000000" w:themeColor="text1"/>
        </w:rPr>
        <w:t xml:space="preserve">individual plants </w:t>
      </w:r>
      <w:r w:rsidR="002B50CF">
        <w:rPr>
          <w:rFonts w:ascii="Times New Roman" w:hAnsi="Times New Roman"/>
          <w:color w:val="000000" w:themeColor="text1"/>
        </w:rPr>
        <w:t xml:space="preserve">declines by a factor of </w:t>
      </w:r>
      <w:r w:rsidR="00620E66">
        <w:rPr>
          <w:rFonts w:ascii="Times New Roman" w:hAnsi="Times New Roman"/>
          <w:color w:val="000000" w:themeColor="text1"/>
        </w:rPr>
        <w:t xml:space="preserve">10 </w:t>
      </w:r>
      <w:r w:rsidR="002B50CF">
        <w:rPr>
          <w:rFonts w:ascii="Times New Roman" w:hAnsi="Times New Roman"/>
          <w:color w:val="000000" w:themeColor="text1"/>
        </w:rPr>
        <w:t>from the SE to the NW</w:t>
      </w:r>
      <w:r w:rsidR="002D663B">
        <w:rPr>
          <w:rFonts w:ascii="Times New Roman" w:hAnsi="Times New Roman"/>
          <w:color w:val="000000" w:themeColor="text1"/>
        </w:rPr>
        <w:t xml:space="preserve"> end of the gradient. </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A previous study showed that </w:t>
      </w:r>
      <w:r w:rsidR="00057C65" w:rsidRPr="002C3CED">
        <w:rPr>
          <w:rFonts w:ascii="Times New Roman" w:hAnsi="Times New Roman"/>
          <w:i/>
          <w:color w:val="000000" w:themeColor="text1"/>
        </w:rPr>
        <w:t>Bromus</w:t>
      </w:r>
      <w:r w:rsidR="00057C65">
        <w:rPr>
          <w:rFonts w:ascii="Times New Roman" w:hAnsi="Times New Roman"/>
          <w:color w:val="000000" w:themeColor="text1"/>
        </w:rPr>
        <w:t xml:space="preserve"> cover decrease</w:t>
      </w:r>
      <w:r w:rsidR="002B50CF">
        <w:rPr>
          <w:rFonts w:ascii="Times New Roman" w:hAnsi="Times New Roman"/>
          <w:color w:val="000000" w:themeColor="text1"/>
        </w:rPr>
        <w:t>d</w:t>
      </w:r>
      <w:r w:rsidR="00057C65">
        <w:rPr>
          <w:rFonts w:ascii="Times New Roman" w:hAnsi="Times New Roman"/>
          <w:color w:val="000000" w:themeColor="text1"/>
        </w:rPr>
        <w:t xml:space="preserve"> across the environmental gradient</w:t>
      </w:r>
      <w:r w:rsidR="00BA71D9">
        <w:rPr>
          <w:rFonts w:ascii="Times New Roman" w:hAnsi="Times New Roman"/>
          <w:color w:val="000000" w:themeColor="text1"/>
        </w:rPr>
        <w:t>,</w:t>
      </w:r>
      <w:r w:rsidR="0066038B">
        <w:rPr>
          <w:rFonts w:ascii="Times New Roman" w:hAnsi="Times New Roman"/>
          <w:color w:val="000000" w:themeColor="text1"/>
        </w:rPr>
        <w:t xml:space="preserve"> whereas</w:t>
      </w:r>
      <w:r w:rsidR="00057C65">
        <w:rPr>
          <w:rFonts w:ascii="Times New Roman" w:hAnsi="Times New Roman"/>
          <w:color w:val="000000" w:themeColor="text1"/>
        </w:rPr>
        <w:t xml:space="preserve"> </w:t>
      </w:r>
      <w:r w:rsidR="002B50CF" w:rsidRPr="002C3CED">
        <w:rPr>
          <w:rFonts w:ascii="Times New Roman" w:hAnsi="Times New Roman"/>
          <w:i/>
          <w:color w:val="000000" w:themeColor="text1"/>
        </w:rPr>
        <w:t>V</w:t>
      </w:r>
      <w:r w:rsidR="00057C65" w:rsidRPr="002C3CED">
        <w:rPr>
          <w:rFonts w:ascii="Times New Roman" w:hAnsi="Times New Roman"/>
          <w:i/>
          <w:color w:val="000000" w:themeColor="text1"/>
        </w:rPr>
        <w:t>ulpia</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cover </w:t>
      </w:r>
      <w:r w:rsidR="00057C65">
        <w:rPr>
          <w:rFonts w:ascii="Times New Roman" w:hAnsi="Times New Roman"/>
          <w:color w:val="000000" w:themeColor="text1"/>
        </w:rPr>
        <w:t>increase</w:t>
      </w:r>
      <w:r w:rsidR="002B50CF">
        <w:rPr>
          <w:rFonts w:ascii="Times New Roman" w:hAnsi="Times New Roman"/>
          <w:color w:val="000000" w:themeColor="text1"/>
        </w:rPr>
        <w:t>d</w:t>
      </w:r>
      <w:r w:rsidR="00057C65">
        <w:rPr>
          <w:rFonts w:ascii="Times New Roman" w:hAnsi="Times New Roman"/>
          <w:color w:val="000000" w:themeColor="text1"/>
        </w:rPr>
        <w:t xml:space="preserve"> (</w:t>
      </w:r>
      <w:proofErr w:type="spellStart"/>
      <w:r w:rsidR="00057C65">
        <w:rPr>
          <w:rFonts w:ascii="Times New Roman" w:hAnsi="Times New Roman"/>
          <w:color w:val="000000" w:themeColor="text1"/>
        </w:rPr>
        <w:t>Lortie</w:t>
      </w:r>
      <w:proofErr w:type="spellEnd"/>
      <w:r w:rsidR="00057C65">
        <w:rPr>
          <w:rFonts w:ascii="Times New Roman" w:hAnsi="Times New Roman"/>
          <w:color w:val="000000" w:themeColor="text1"/>
        </w:rPr>
        <w:t xml:space="preserve"> and Cushman 2007). </w:t>
      </w:r>
    </w:p>
    <w:p w14:paraId="2D936BC6" w14:textId="21D818C6"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r w:rsidR="00C45911">
        <w:rPr>
          <w:rFonts w:ascii="Times New Roman" w:hAnsi="Times New Roman"/>
          <w:color w:val="000000" w:themeColor="text1"/>
        </w:rPr>
        <w:fldChar w:fldCharType="separate"/>
      </w:r>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r w:rsidRPr="00A6092D">
        <w:rPr>
          <w:rFonts w:ascii="Times New Roman" w:hAnsi="Times New Roman"/>
          <w:color w:val="000000" w:themeColor="text1"/>
        </w:rPr>
        <w:t xml:space="preserve">. The most abundant bryophyte </w:t>
      </w:r>
      <w:r w:rsidR="00E86BAA">
        <w:rPr>
          <w:rFonts w:ascii="Times New Roman" w:hAnsi="Times New Roman"/>
          <w:color w:val="000000" w:themeColor="text1"/>
        </w:rPr>
        <w:t>along the environmental gradient</w:t>
      </w:r>
      <w:r w:rsidR="004721C4" w:rsidRPr="00A6092D">
        <w:rPr>
          <w:rFonts w:ascii="Times New Roman" w:hAnsi="Times New Roman"/>
          <w:color w:val="000000" w:themeColor="text1"/>
        </w:rPr>
        <w:t xml:space="preserve"> </w:t>
      </w:r>
      <w:r w:rsidR="00E86BAA">
        <w:rPr>
          <w:rFonts w:ascii="Times New Roman" w:hAnsi="Times New Roman"/>
          <w:color w:val="000000" w:themeColor="text1"/>
        </w:rPr>
        <w:t xml:space="preserve">was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lastRenderedPageBreak/>
        <w:t>Methods</w:t>
      </w:r>
    </w:p>
    <w:p w14:paraId="39ABF2AF" w14:textId="25D6EA9A" w:rsidR="006F26CF" w:rsidRPr="00A6092D" w:rsidRDefault="00C45911" w:rsidP="00AE5F16">
      <w:pPr>
        <w:pStyle w:val="Heading2"/>
        <w:spacing w:before="0" w:after="0"/>
        <w:ind w:firstLine="0"/>
        <w:rPr>
          <w:color w:val="000000" w:themeColor="text1"/>
        </w:rPr>
      </w:pPr>
      <w:r>
        <w:rPr>
          <w:color w:val="000000" w:themeColor="text1"/>
        </w:rPr>
        <w:t>Vascular plant association with b</w:t>
      </w:r>
      <w:r w:rsidRPr="00A6092D">
        <w:rPr>
          <w:color w:val="000000" w:themeColor="text1"/>
        </w:rPr>
        <w:t>ryophyte</w:t>
      </w:r>
      <w:r>
        <w:rPr>
          <w:color w:val="000000" w:themeColor="text1"/>
        </w:rPr>
        <w:t>s</w:t>
      </w:r>
      <w:r w:rsidR="00AF68FE" w:rsidRPr="00A6092D">
        <w:rPr>
          <w:color w:val="000000" w:themeColor="text1"/>
        </w:rPr>
        <w:t xml:space="preserve"> across the gradient</w:t>
      </w:r>
    </w:p>
    <w:p w14:paraId="1489F3E6" w14:textId="0AB5963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end</w:t>
      </w:r>
      <w:r w:rsidR="00A4683F">
        <w:rPr>
          <w:rFonts w:ascii="Times New Roman" w:hAnsi="Times New Roman"/>
          <w:color w:val="000000" w:themeColor="text1"/>
        </w:rPr>
        <w:t xml:space="preserve"> with low wind speed </w:t>
      </w:r>
      <w:r w:rsidR="003C080C">
        <w:rPr>
          <w:rFonts w:ascii="Times New Roman" w:hAnsi="Times New Roman"/>
          <w:color w:val="000000" w:themeColor="text1"/>
        </w:rPr>
        <w:t>finer textured sand</w:t>
      </w:r>
      <w:r w:rsidRPr="00A6092D">
        <w:rPr>
          <w:rFonts w:ascii="Times New Roman" w:hAnsi="Times New Roman"/>
          <w:color w:val="000000" w:themeColor="text1"/>
        </w:rPr>
        <w:t>, and the most northwesterly transect occurred at the more exposed end of the gradient</w:t>
      </w:r>
      <w:r w:rsidR="003C080C">
        <w:rPr>
          <w:rFonts w:ascii="Times New Roman" w:hAnsi="Times New Roman"/>
          <w:color w:val="000000" w:themeColor="text1"/>
        </w:rPr>
        <w:t xml:space="preserve"> with higher wind speeds and coarser textured sand</w:t>
      </w:r>
      <w:r w:rsidRPr="00A6092D">
        <w:rPr>
          <w:rFonts w:ascii="Times New Roman" w:hAnsi="Times New Roman"/>
          <w:color w:val="000000" w:themeColor="text1"/>
        </w:rPr>
        <w:t>. For the remainder of the paper, we refer to position along the gradient in meters away from the more sheltered southeast end of the gradient</w:t>
      </w:r>
      <w:r w:rsidR="003C080C">
        <w:rPr>
          <w:rFonts w:ascii="Times New Roman" w:hAnsi="Times New Roman"/>
          <w:color w:val="000000" w:themeColor="text1"/>
        </w:rPr>
        <w:t xml:space="preserve"> and refer to these sides of the gradient as the “SE” and “NW” ends of the gradient</w:t>
      </w:r>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3262561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r w:rsidR="00455D5C">
        <w:rPr>
          <w:rFonts w:ascii="Times New Roman" w:hAnsi="Times New Roman"/>
          <w:color w:val="000000" w:themeColor="text1"/>
        </w:rPr>
        <w:t xml:space="preserve">point-intercept </w:t>
      </w:r>
      <w:r w:rsidR="002B50CF">
        <w:rPr>
          <w:rFonts w:ascii="Times New Roman" w:hAnsi="Times New Roman"/>
          <w:color w:val="000000" w:themeColor="text1"/>
        </w:rPr>
        <w:t xml:space="preserve">sampling at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A240F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r w:rsidR="00E86BAA">
        <w:rPr>
          <w:rFonts w:ascii="Times New Roman" w:hAnsi="Times New Roman"/>
          <w:i/>
          <w:color w:val="000000" w:themeColor="text1"/>
        </w:rPr>
        <w:t>i</w:t>
      </w:r>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r w:rsidR="00C45911">
        <w:rPr>
          <w:rFonts w:ascii="Times New Roman" w:hAnsi="Times New Roman"/>
          <w:color w:val="000000" w:themeColor="text1"/>
        </w:rPr>
        <w:t xml:space="preserve">on the sheltered SE </w:t>
      </w:r>
      <w:r w:rsidRPr="00A6092D">
        <w:rPr>
          <w:rFonts w:ascii="Times New Roman" w:hAnsi="Times New Roman"/>
          <w:color w:val="000000" w:themeColor="text1"/>
        </w:rPr>
        <w:t xml:space="preserve">end of the gradient and nine were </w:t>
      </w:r>
      <w:r w:rsidRPr="00A6092D">
        <w:rPr>
          <w:rFonts w:ascii="Times New Roman" w:hAnsi="Times New Roman"/>
          <w:color w:val="000000" w:themeColor="text1"/>
        </w:rPr>
        <w:lastRenderedPageBreak/>
        <w:t xml:space="preserve">located at the </w:t>
      </w:r>
      <w:r w:rsidR="00C45911">
        <w:rPr>
          <w:rFonts w:ascii="Times New Roman" w:hAnsi="Times New Roman"/>
          <w:color w:val="000000" w:themeColor="text1"/>
        </w:rPr>
        <w:t xml:space="preserve">more exposed NW </w:t>
      </w:r>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37C36">
        <w:rPr>
          <w:rFonts w:ascii="Times New Roman" w:hAnsi="Times New Roman"/>
          <w:color w:val="000000" w:themeColor="text1"/>
        </w:rPr>
        <w:t xml:space="preserve">We planted only five seeds per patch (roughly spaced 2 cm apart) in order to keep seedling density low and prevent any self-thinning from occurring among the planted individuals.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00DE4CC8">
        <w:rPr>
          <w:rFonts w:ascii="Times New Roman" w:hAnsi="Times New Roman"/>
          <w:color w:val="000000" w:themeColor="text1"/>
        </w:rPr>
        <w:t xml:space="preserve"> and to help re-locate the seeds </w:t>
      </w:r>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E37C36">
        <w:rPr>
          <w:rFonts w:ascii="Times New Roman" w:hAnsi="Times New Roman"/>
          <w:color w:val="000000" w:themeColor="text1"/>
        </w:rPr>
        <w:t xml:space="preserve"> and inserted the wire into the sand.  </w:t>
      </w:r>
      <w:r w:rsidR="00DE4CC8">
        <w:rPr>
          <w:rFonts w:ascii="Times New Roman" w:hAnsi="Times New Roman"/>
          <w:color w:val="000000" w:themeColor="text1"/>
        </w:rPr>
        <w:t xml:space="preserve">We </w:t>
      </w:r>
      <w:r w:rsidR="00E37C36">
        <w:rPr>
          <w:rFonts w:ascii="Times New Roman" w:hAnsi="Times New Roman"/>
          <w:color w:val="000000" w:themeColor="text1"/>
        </w:rPr>
        <w:t xml:space="preserve">then </w:t>
      </w:r>
      <w:r w:rsidR="00DE4CC8">
        <w:rPr>
          <w:rFonts w:ascii="Times New Roman" w:hAnsi="Times New Roman"/>
          <w:color w:val="000000" w:themeColor="text1"/>
        </w:rPr>
        <w:t>pressed each seed into the sand or the moss surface</w:t>
      </w:r>
      <w:r w:rsidR="00E37C36">
        <w:rPr>
          <w:rFonts w:ascii="Times New Roman" w:hAnsi="Times New Roman"/>
          <w:color w:val="000000" w:themeColor="text1"/>
        </w:rPr>
        <w:t xml:space="preserve"> of the patches</w:t>
      </w:r>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EEACCB" w:rsidR="006F26CF"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C45911">
        <w:rPr>
          <w:rFonts w:ascii="Times New Roman" w:hAnsi="Times New Roman"/>
          <w:color w:val="000000" w:themeColor="text1"/>
        </w:rPr>
        <w:t>seedlings</w:t>
      </w:r>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r w:rsidR="00C45911">
        <w:rPr>
          <w:rFonts w:ascii="Times New Roman" w:hAnsi="Times New Roman"/>
          <w:color w:val="000000" w:themeColor="text1"/>
        </w:rPr>
        <w:t xml:space="preserve"> vascular</w:t>
      </w:r>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r w:rsidR="00C45911">
        <w:rPr>
          <w:rFonts w:ascii="Times New Roman" w:hAnsi="Times New Roman"/>
          <w:color w:val="000000" w:themeColor="text1"/>
        </w:rPr>
        <w:t xml:space="preserve"> surviving</w:t>
      </w:r>
      <w:r w:rsidR="00AF68FE" w:rsidRPr="00A6092D">
        <w:rPr>
          <w:rFonts w:ascii="Times New Roman" w:hAnsi="Times New Roman"/>
          <w:color w:val="000000" w:themeColor="text1"/>
        </w:rPr>
        <w:t xml:space="preserve"> plants</w:t>
      </w:r>
      <w:r w:rsidR="00C45911">
        <w:rPr>
          <w:rFonts w:ascii="Times New Roman" w:hAnsi="Times New Roman"/>
          <w:color w:val="000000" w:themeColor="text1"/>
        </w:rPr>
        <w:t xml:space="preserve"> in each patch, harvested their aboveground biomass and counted the total number of inflorescences</w:t>
      </w:r>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8C17E2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associated with moss patches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r w:rsidRPr="00A6092D">
        <w:rPr>
          <w:rFonts w:ascii="Times New Roman" w:hAnsi="Times New Roman"/>
          <w:color w:val="000000" w:themeColor="text1"/>
        </w:rPr>
        <w:t xml:space="preserve">gradient. </w:t>
      </w:r>
      <w:r w:rsidR="00BA2102">
        <w:rPr>
          <w:rFonts w:ascii="Times New Roman" w:hAnsi="Times New Roman"/>
          <w:color w:val="000000" w:themeColor="text1"/>
        </w:rPr>
        <w:t xml:space="preserve">For this analysis we only included points falling outside of shrubs. </w:t>
      </w:r>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45D29">
        <w:rPr>
          <w:rFonts w:ascii="Times New Roman" w:hAnsi="Times New Roman"/>
          <w:color w:val="000000" w:themeColor="text1"/>
        </w:rPr>
        <w:t xml:space="preserve"> </w:t>
      </w:r>
    </w:p>
    <w:p w14:paraId="0EB1DD87" w14:textId="5377F71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r w:rsidR="003C080C">
        <w:rPr>
          <w:rFonts w:ascii="Times New Roman" w:hAnsi="Times New Roman"/>
          <w:color w:val="000000" w:themeColor="text1"/>
        </w:rPr>
        <w:t xml:space="preserve">position on the </w:t>
      </w:r>
      <w:r w:rsidRPr="00A6092D">
        <w:rPr>
          <w:rFonts w:ascii="Times New Roman" w:hAnsi="Times New Roman"/>
          <w:color w:val="000000" w:themeColor="text1"/>
        </w:rPr>
        <w:t xml:space="preserve">environmental </w:t>
      </w:r>
      <w:r w:rsidR="003C080C">
        <w:rPr>
          <w:rFonts w:ascii="Times New Roman" w:hAnsi="Times New Roman"/>
          <w:color w:val="000000" w:themeColor="text1"/>
        </w:rPr>
        <w:t xml:space="preserve">gradient </w:t>
      </w:r>
      <w:r w:rsidRPr="00A6092D">
        <w:rPr>
          <w:rFonts w:ascii="Times New Roman" w:hAnsi="Times New Roman"/>
          <w:color w:val="000000" w:themeColor="text1"/>
        </w:rPr>
        <w:t>(</w:t>
      </w:r>
      <w:r w:rsidR="003C080C">
        <w:rPr>
          <w:rFonts w:ascii="Times New Roman" w:hAnsi="Times New Roman"/>
          <w:color w:val="000000" w:themeColor="text1"/>
        </w:rPr>
        <w:t>SE vs. NW end of the gradient</w:t>
      </w:r>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w:t>
      </w:r>
      <w:r w:rsidR="00BA71D9">
        <w:rPr>
          <w:rFonts w:ascii="Times New Roman" w:hAnsi="Times New Roman"/>
          <w:color w:val="000000" w:themeColor="text1"/>
        </w:rPr>
        <w:t>-</w:t>
      </w:r>
      <w:proofErr w:type="spellStart"/>
      <w:r w:rsidRPr="00A6092D">
        <w:rPr>
          <w:rFonts w:ascii="Times New Roman" w:hAnsi="Times New Roman"/>
          <w:color w:val="000000" w:themeColor="text1"/>
        </w:rPr>
        <w:t>poisson</w:t>
      </w:r>
      <w:proofErr w:type="spellEnd"/>
      <w:r w:rsidRPr="00A6092D">
        <w:rPr>
          <w:rFonts w:ascii="Times New Roman" w:hAnsi="Times New Roman"/>
          <w:color w:val="000000" w:themeColor="text1"/>
        </w:rPr>
        <w:t xml:space="preserve"> errors. We used the number of </w:t>
      </w:r>
      <w:r w:rsidRPr="00A6092D">
        <w:rPr>
          <w:rFonts w:ascii="Times New Roman" w:hAnsi="Times New Roman"/>
          <w:color w:val="000000" w:themeColor="text1"/>
        </w:rPr>
        <w:lastRenderedPageBreak/>
        <w:t>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5FE386C0"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 xml:space="preserve">we found a significant treatment or treatment x </w:t>
      </w:r>
      <w:r w:rsidR="00006AF3">
        <w:rPr>
          <w:color w:val="000000" w:themeColor="text1"/>
        </w:rPr>
        <w:t xml:space="preserve">environmental gradient </w:t>
      </w:r>
      <w:r w:rsidR="00434801">
        <w:rPr>
          <w:color w:val="000000" w:themeColor="text1"/>
        </w:rPr>
        <w:t>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w:t>
      </w:r>
      <w:r w:rsidR="003C080C">
        <w:rPr>
          <w:color w:val="000000" w:themeColor="text1"/>
        </w:rPr>
        <w:t>levels of gradient position</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w:t>
      </w:r>
      <w:proofErr w:type="spellStart"/>
      <w:r>
        <w:rPr>
          <w:color w:val="000000" w:themeColor="text1"/>
        </w:rPr>
        <w:t>emmeans</w:t>
      </w:r>
      <w:proofErr w:type="spellEnd"/>
      <w:r>
        <w:rPr>
          <w:color w:val="000000" w:themeColor="text1"/>
        </w:rPr>
        <w:t>”</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w:t>
      </w:r>
      <w:r w:rsidR="004C7179">
        <w:rPr>
          <w:color w:val="000000" w:themeColor="text1"/>
        </w:rPr>
        <w:t xml:space="preserve">are available on </w:t>
      </w:r>
      <w:proofErr w:type="spellStart"/>
      <w:r w:rsidR="00FE6F40">
        <w:rPr>
          <w:color w:val="000000" w:themeColor="text1"/>
        </w:rPr>
        <w:t>Github</w:t>
      </w:r>
      <w:proofErr w:type="spellEnd"/>
      <w:r w:rsidR="00FE6F40">
        <w:rPr>
          <w:color w:val="000000" w:themeColor="text1"/>
        </w:rPr>
        <w:t xml:space="preserve"> (</w:t>
      </w:r>
      <w:ins w:id="38" w:author="Andy Kleinhesselink" w:date="2019-03-19T08:59:00Z">
        <w:r w:rsidR="00C92153">
          <w:fldChar w:fldCharType="begin"/>
        </w:r>
        <w:r w:rsidR="00C92153">
          <w:instrText xml:space="preserve"> HYPERLINK "</w:instrText>
        </w:r>
      </w:ins>
      <w:r w:rsidR="00C92153" w:rsidRPr="00C92153">
        <w:rPr>
          <w:rPrChange w:id="39" w:author="Andy Kleinhesselink" w:date="2019-03-19T08:59:00Z">
            <w:rPr>
              <w:rStyle w:val="Hyperlink"/>
            </w:rPr>
          </w:rPrChange>
        </w:rPr>
        <w:instrText>https://github.com/akleinhesselink/moss_analysis/releases/tag/</w:instrText>
      </w:r>
      <w:ins w:id="40" w:author="Andy Kleinhesselink" w:date="2019-03-19T08:58:00Z">
        <w:r w:rsidR="00C92153" w:rsidRPr="00C92153">
          <w:rPr>
            <w:rPrChange w:id="41" w:author="Andy Kleinhesselink" w:date="2019-03-19T08:59:00Z">
              <w:rPr>
                <w:rStyle w:val="Hyperlink"/>
              </w:rPr>
            </w:rPrChange>
          </w:rPr>
          <w:instrText>v2</w:instrText>
        </w:r>
      </w:ins>
      <w:r w:rsidR="00C92153" w:rsidRPr="00C92153">
        <w:rPr>
          <w:rPrChange w:id="42" w:author="Andy Kleinhesselink" w:date="2019-03-19T08:59:00Z">
            <w:rPr>
              <w:rStyle w:val="Hyperlink"/>
            </w:rPr>
          </w:rPrChange>
        </w:rPr>
        <w:instrText>.</w:instrText>
      </w:r>
      <w:ins w:id="43" w:author="Andy Kleinhesselink" w:date="2019-03-19T08:58:00Z">
        <w:r w:rsidR="00C92153" w:rsidRPr="00C92153">
          <w:rPr>
            <w:rPrChange w:id="44" w:author="Andy Kleinhesselink" w:date="2019-03-19T08:59:00Z">
              <w:rPr>
                <w:rStyle w:val="Hyperlink"/>
              </w:rPr>
            </w:rPrChange>
          </w:rPr>
          <w:instrText>0</w:instrText>
        </w:r>
      </w:ins>
      <w:ins w:id="45" w:author="Andy Kleinhesselink" w:date="2019-03-19T08:59:00Z">
        <w:r w:rsidR="00C92153">
          <w:instrText xml:space="preserve">" </w:instrText>
        </w:r>
        <w:r w:rsidR="00C92153">
          <w:fldChar w:fldCharType="separate"/>
        </w:r>
      </w:ins>
      <w:r w:rsidR="00C92153" w:rsidRPr="00FE0E01">
        <w:rPr>
          <w:rStyle w:val="Hyperlink"/>
        </w:rPr>
        <w:t>https://github.com/akleinhesselink/moss_analysis/releases/tag/</w:t>
      </w:r>
      <w:del w:id="46" w:author="Andy Kleinhesselink" w:date="2019-03-19T08:58:00Z">
        <w:r w:rsidR="00C92153" w:rsidRPr="00FE0E01" w:rsidDel="00C92153">
          <w:rPr>
            <w:rStyle w:val="Hyperlink"/>
          </w:rPr>
          <w:delText>v1</w:delText>
        </w:r>
      </w:del>
      <w:ins w:id="47" w:author="Andy Kleinhesselink" w:date="2019-03-19T08:58:00Z">
        <w:r w:rsidR="00C92153" w:rsidRPr="00FE0E01">
          <w:rPr>
            <w:rStyle w:val="Hyperlink"/>
          </w:rPr>
          <w:t>v2</w:t>
        </w:r>
      </w:ins>
      <w:r w:rsidR="00C92153" w:rsidRPr="00FE0E01">
        <w:rPr>
          <w:rStyle w:val="Hyperlink"/>
        </w:rPr>
        <w:t>.</w:t>
      </w:r>
      <w:del w:id="48" w:author="Andy Kleinhesselink" w:date="2019-03-19T08:58:00Z">
        <w:r w:rsidR="00C92153" w:rsidRPr="00FE0E01" w:rsidDel="00C92153">
          <w:rPr>
            <w:rStyle w:val="Hyperlink"/>
          </w:rPr>
          <w:delText>3</w:delText>
        </w:r>
      </w:del>
      <w:ins w:id="49" w:author="Andy Kleinhesselink" w:date="2019-03-19T08:58:00Z">
        <w:r w:rsidR="00C92153" w:rsidRPr="00FE0E01">
          <w:rPr>
            <w:rStyle w:val="Hyperlink"/>
          </w:rPr>
          <w:t>0</w:t>
        </w:r>
      </w:ins>
      <w:ins w:id="50" w:author="Andy Kleinhesselink" w:date="2019-03-19T08:59:00Z">
        <w:r w:rsidR="00C92153">
          <w:fldChar w:fldCharType="end"/>
        </w:r>
      </w:ins>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1C5C8256" w:rsidR="006F26CF" w:rsidRPr="00A6092D" w:rsidRDefault="00AF68FE" w:rsidP="008774F3">
      <w:pPr>
        <w:spacing w:after="0"/>
        <w:rPr>
          <w:rFonts w:cs="Times New Roman"/>
          <w:color w:val="000000" w:themeColor="text1"/>
        </w:rPr>
      </w:pPr>
      <w:r w:rsidRPr="00A6092D">
        <w:rPr>
          <w:rFonts w:cs="Times New Roman"/>
          <w:color w:val="000000" w:themeColor="text1"/>
        </w:rPr>
        <w:t xml:space="preserve">Moss cover was low </w:t>
      </w:r>
      <w:r w:rsidR="00006AF3">
        <w:rPr>
          <w:rFonts w:cs="Times New Roman"/>
          <w:color w:val="000000" w:themeColor="text1"/>
        </w:rPr>
        <w:t>in the more sheltered</w:t>
      </w:r>
      <w:r w:rsidRPr="00A6092D">
        <w:rPr>
          <w:rFonts w:cs="Times New Roman"/>
          <w:color w:val="000000" w:themeColor="text1"/>
        </w:rPr>
        <w:t xml:space="preserve"> </w:t>
      </w:r>
      <w:r w:rsidR="00006AF3">
        <w:rPr>
          <w:rFonts w:cs="Times New Roman"/>
          <w:color w:val="000000" w:themeColor="text1"/>
        </w:rPr>
        <w:t>SE</w:t>
      </w:r>
      <w:r w:rsidRPr="00A6092D">
        <w:rPr>
          <w:rFonts w:cs="Times New Roman"/>
          <w:color w:val="000000" w:themeColor="text1"/>
        </w:rPr>
        <w:t xml:space="preserve"> end of the gradient</w:t>
      </w:r>
      <w:r w:rsidR="00006AF3">
        <w:rPr>
          <w:rFonts w:cs="Times New Roman"/>
          <w:color w:val="000000" w:themeColor="text1"/>
        </w:rPr>
        <w:t xml:space="preserve">, </w:t>
      </w:r>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r w:rsidR="00006AF3">
        <w:rPr>
          <w:rFonts w:cs="Times New Roman"/>
          <w:color w:val="000000" w:themeColor="text1"/>
        </w:rPr>
        <w:t>environmental</w:t>
      </w:r>
      <w:r w:rsidR="00006AF3" w:rsidRPr="00A6092D">
        <w:rPr>
          <w:rFonts w:cs="Times New Roman"/>
          <w:color w:val="000000" w:themeColor="text1"/>
        </w:rPr>
        <w:t xml:space="preserve"> </w:t>
      </w:r>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r w:rsidR="00006AF3">
        <w:rPr>
          <w:rFonts w:cs="Times New Roman"/>
          <w:color w:val="000000" w:themeColor="text1"/>
        </w:rPr>
        <w:t xml:space="preserve">NW </w:t>
      </w:r>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w:t>
      </w:r>
      <w:r w:rsidR="008774F3" w:rsidRPr="00A6092D">
        <w:rPr>
          <w:rFonts w:cs="Times New Roman"/>
          <w:color w:val="000000" w:themeColor="text1"/>
        </w:rPr>
        <w:lastRenderedPageBreak/>
        <w:t xml:space="preserve">both increased in frequency towards the </w:t>
      </w:r>
      <w:r w:rsidR="00006AF3">
        <w:rPr>
          <w:rFonts w:cs="Times New Roman"/>
          <w:color w:val="000000" w:themeColor="text1"/>
        </w:rPr>
        <w:t>NW</w:t>
      </w:r>
      <w:r w:rsidR="00006AF3" w:rsidRPr="00A6092D">
        <w:rPr>
          <w:rFonts w:cs="Times New Roman"/>
          <w:color w:val="000000" w:themeColor="text1"/>
        </w:rPr>
        <w:t xml:space="preserve"> </w:t>
      </w:r>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r w:rsidR="00EE41B9">
        <w:rPr>
          <w:rFonts w:cs="Times New Roman"/>
          <w:color w:val="000000" w:themeColor="text1"/>
        </w:rPr>
        <w:t>7</w:t>
      </w:r>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r w:rsidR="00EE41B9">
        <w:rPr>
          <w:rFonts w:cs="Times New Roman"/>
          <w:color w:val="000000" w:themeColor="text1"/>
        </w:rPr>
        <w:t>4</w:t>
      </w:r>
      <w:r w:rsidR="008774F3" w:rsidRPr="00A6092D">
        <w:rPr>
          <w:rFonts w:cs="Times New Roman"/>
          <w:color w:val="000000" w:themeColor="text1"/>
        </w:rPr>
        <w:t xml:space="preserve">, p = 0.04), but there was no </w:t>
      </w:r>
      <w:r w:rsidR="00006AF3">
        <w:rPr>
          <w:rFonts w:cs="Times New Roman"/>
          <w:color w:val="000000" w:themeColor="text1"/>
        </w:rPr>
        <w:t>gradient</w:t>
      </w:r>
      <w:r w:rsidR="00006AF3" w:rsidRPr="00A6092D">
        <w:rPr>
          <w:rFonts w:cs="Times New Roman"/>
          <w:color w:val="000000" w:themeColor="text1"/>
        </w:rPr>
        <w:t xml:space="preserve">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r w:rsidR="008F62E3">
        <w:rPr>
          <w:rFonts w:cs="Times New Roman"/>
          <w:color w:val="000000" w:themeColor="text1"/>
        </w:rPr>
        <w:t>99</w:t>
      </w:r>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5A70B5BF"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Pr="00A6092D">
        <w:rPr>
          <w:rFonts w:ascii="Times New Roman" w:hAnsi="Times New Roman"/>
          <w:color w:val="000000" w:themeColor="text1"/>
        </w:rPr>
        <w:t xml:space="preserve">interaction on </w:t>
      </w:r>
      <w:r w:rsidRPr="00A6092D">
        <w:rPr>
          <w:rFonts w:ascii="Times New Roman" w:hAnsi="Times New Roman"/>
          <w:i/>
          <w:color w:val="000000" w:themeColor="text1"/>
        </w:rPr>
        <w:t>Bromus</w:t>
      </w:r>
      <w:r w:rsidRPr="00A6092D">
        <w:rPr>
          <w:rFonts w:ascii="Times New Roman" w:hAnsi="Times New Roman"/>
          <w:color w:val="000000" w:themeColor="text1"/>
        </w:rPr>
        <w:t xml:space="preserve"> survival (</w:t>
      </w:r>
      <w:r w:rsidRPr="00A6092D">
        <w:rPr>
          <w:rFonts w:ascii="Times New Roman" w:hAnsi="Times New Roman"/>
          <w:i/>
          <w:color w:val="000000" w:themeColor="text1"/>
        </w:rPr>
        <w:t>X</w:t>
      </w:r>
      <w:r w:rsidRPr="00A6092D">
        <w:rPr>
          <w:rFonts w:ascii="Times New Roman" w:hAnsi="Times New Roman"/>
          <w:color w:val="000000" w:themeColor="text1"/>
          <w:vertAlign w:val="superscript"/>
        </w:rPr>
        <w:t xml:space="preserve">2 </w:t>
      </w:r>
      <w:r w:rsidRPr="00A6092D">
        <w:rPr>
          <w:rFonts w:ascii="Times New Roman" w:hAnsi="Times New Roman"/>
          <w:color w:val="000000" w:themeColor="text1"/>
        </w:rPr>
        <w:t xml:space="preserve">= </w:t>
      </w:r>
      <w:bookmarkStart w:id="51" w:name="_GoBack"/>
      <w:r w:rsidRPr="00A6092D">
        <w:rPr>
          <w:rFonts w:ascii="Times New Roman" w:hAnsi="Times New Roman"/>
          <w:color w:val="000000" w:themeColor="text1"/>
        </w:rPr>
        <w:t xml:space="preserve">24.8, df = 2, p &lt; 0.01): </w:t>
      </w:r>
      <w:del w:id="52" w:author="Andy Kleinhesselink" w:date="2019-04-17T18:22:00Z">
        <w:r w:rsidR="00E03101" w:rsidDel="00D44664">
          <w:rPr>
            <w:rFonts w:ascii="Times New Roman" w:hAnsi="Times New Roman"/>
            <w:color w:val="000000" w:themeColor="text1"/>
          </w:rPr>
          <w:delText xml:space="preserve">moss </w:delText>
        </w:r>
      </w:del>
      <w:del w:id="53" w:author="Andy Kleinhesselink" w:date="2019-04-17T17:44:00Z">
        <w:r w:rsidR="00E03101" w:rsidDel="006D7ECF">
          <w:rPr>
            <w:rFonts w:ascii="Times New Roman" w:hAnsi="Times New Roman"/>
            <w:color w:val="000000" w:themeColor="text1"/>
          </w:rPr>
          <w:delText xml:space="preserve">significantly </w:delText>
        </w:r>
      </w:del>
      <w:del w:id="54" w:author="Andy Kleinhesselink" w:date="2019-04-17T18:22:00Z">
        <w:r w:rsidR="00E03101" w:rsidDel="00D44664">
          <w:rPr>
            <w:rFonts w:ascii="Times New Roman" w:hAnsi="Times New Roman"/>
            <w:color w:val="000000" w:themeColor="text1"/>
          </w:rPr>
          <w:delText xml:space="preserve">reduced </w:delText>
        </w:r>
      </w:del>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w:t>
      </w:r>
      <w:del w:id="55" w:author="Andy Kleinhesselink" w:date="2019-04-17T18:22:00Z">
        <w:r w:rsidR="00E03101" w:rsidDel="00D44664">
          <w:rPr>
            <w:rFonts w:ascii="Times New Roman" w:hAnsi="Times New Roman"/>
            <w:color w:val="000000" w:themeColor="text1"/>
          </w:rPr>
          <w:delText xml:space="preserve">compared </w:delText>
        </w:r>
        <w:r w:rsidR="00E03101" w:rsidRPr="00534318" w:rsidDel="00D44664">
          <w:rPr>
            <w:rFonts w:ascii="Times New Roman" w:hAnsi="Times New Roman"/>
            <w:color w:val="000000" w:themeColor="text1"/>
          </w:rPr>
          <w:delText>to</w:delText>
        </w:r>
        <w:r w:rsidRPr="00534318" w:rsidDel="00D44664">
          <w:rPr>
            <w:rFonts w:ascii="Times New Roman" w:hAnsi="Times New Roman"/>
            <w:color w:val="000000" w:themeColor="text1"/>
          </w:rPr>
          <w:delText xml:space="preserve"> </w:delText>
        </w:r>
      </w:del>
      <w:ins w:id="56" w:author="Andy Kleinhesselink" w:date="2019-04-17T18:22:00Z">
        <w:r w:rsidR="00D44664">
          <w:rPr>
            <w:rFonts w:ascii="Times New Roman" w:hAnsi="Times New Roman"/>
            <w:color w:val="000000" w:themeColor="text1"/>
          </w:rPr>
          <w:t xml:space="preserve">was greater in </w:t>
        </w:r>
      </w:ins>
      <w:r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w:t>
      </w:r>
      <w:ins w:id="57" w:author="Andy Kleinhesselink" w:date="2019-04-17T18:22:00Z">
        <w:r w:rsidR="00D44664">
          <w:rPr>
            <w:rFonts w:ascii="Times New Roman" w:hAnsi="Times New Roman"/>
            <w:color w:val="000000" w:themeColor="text1"/>
          </w:rPr>
          <w:t xml:space="preserve">than in moss covered patches </w:t>
        </w:r>
      </w:ins>
      <w:r w:rsidR="00006AF3">
        <w:rPr>
          <w:rFonts w:ascii="Times New Roman" w:hAnsi="Times New Roman"/>
          <w:color w:val="000000" w:themeColor="text1"/>
        </w:rPr>
        <w:t>at the more sheltered SE end of the gradient</w:t>
      </w:r>
      <w:r w:rsidR="00E03101">
        <w:rPr>
          <w:rFonts w:ascii="Times New Roman" w:hAnsi="Times New Roman"/>
          <w:color w:val="000000" w:themeColor="text1"/>
        </w:rPr>
        <w:t xml:space="preserve">, but this </w:t>
      </w:r>
      <w:del w:id="58" w:author="Andy Kleinhesselink" w:date="2019-04-17T18:22:00Z">
        <w:r w:rsidR="00E03101" w:rsidDel="00D44664">
          <w:rPr>
            <w:rFonts w:ascii="Times New Roman" w:hAnsi="Times New Roman"/>
            <w:color w:val="000000" w:themeColor="text1"/>
          </w:rPr>
          <w:delText xml:space="preserve">effect </w:delText>
        </w:r>
      </w:del>
      <w:ins w:id="59" w:author="Andy Kleinhesselink" w:date="2019-04-17T18:22:00Z">
        <w:r w:rsidR="00D44664">
          <w:rPr>
            <w:rFonts w:ascii="Times New Roman" w:hAnsi="Times New Roman"/>
            <w:color w:val="000000" w:themeColor="text1"/>
          </w:rPr>
          <w:t>difference</w:t>
        </w:r>
        <w:r w:rsidR="00D44664">
          <w:rPr>
            <w:rFonts w:ascii="Times New Roman" w:hAnsi="Times New Roman"/>
            <w:color w:val="000000" w:themeColor="text1"/>
          </w:rPr>
          <w:t xml:space="preserve"> </w:t>
        </w:r>
      </w:ins>
      <w:r w:rsidR="00E03101">
        <w:rPr>
          <w:rFonts w:ascii="Times New Roman" w:hAnsi="Times New Roman"/>
          <w:color w:val="000000" w:themeColor="text1"/>
        </w:rPr>
        <w:t xml:space="preserve">disappeared </w:t>
      </w:r>
      <w:r w:rsidR="00006AF3">
        <w:rPr>
          <w:rFonts w:ascii="Times New Roman" w:hAnsi="Times New Roman"/>
          <w:color w:val="000000" w:themeColor="text1"/>
        </w:rPr>
        <w:t xml:space="preserve">in the more exposed NW end of the gradient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3a</w:t>
      </w:r>
      <w:ins w:id="60" w:author="Andy Kleinhesselink" w:date="2019-04-17T16:24:00Z">
        <w:r w:rsidR="003A318E">
          <w:rPr>
            <w:rFonts w:ascii="Times New Roman" w:hAnsi="Times New Roman"/>
            <w:color w:val="000000" w:themeColor="text1"/>
          </w:rPr>
          <w:t>; Table S1</w:t>
        </w:r>
      </w:ins>
      <w:r w:rsidRPr="00A6092D">
        <w:rPr>
          <w:rFonts w:ascii="Times New Roman" w:hAnsi="Times New Roman"/>
          <w:color w:val="000000" w:themeColor="text1"/>
        </w:rPr>
        <w:t>).</w:t>
      </w:r>
      <w:bookmarkEnd w:id="51"/>
      <w:r w:rsidRPr="00A6092D">
        <w:rPr>
          <w:rFonts w:ascii="Times New Roman" w:hAnsi="Times New Roman"/>
          <w:color w:val="000000" w:themeColor="text1"/>
        </w:rPr>
        <w:t xml:space="preserve"> </w:t>
      </w:r>
      <w:r w:rsidR="00D9441B">
        <w:rPr>
          <w:rFonts w:ascii="Times New Roman" w:hAnsi="Times New Roman"/>
          <w:color w:val="000000" w:themeColor="text1"/>
        </w:rPr>
        <w:t xml:space="preserve">In contrast, survival in moss covered patches was significantly greater than survival in moss removed patches </w:t>
      </w:r>
      <w:r w:rsidR="00006AF3">
        <w:rPr>
          <w:rFonts w:ascii="Times New Roman" w:hAnsi="Times New Roman"/>
          <w:color w:val="000000" w:themeColor="text1"/>
        </w:rPr>
        <w:t xml:space="preserve">on the NW end of the gradient </w:t>
      </w:r>
      <w:r w:rsidR="00D9441B">
        <w:rPr>
          <w:rFonts w:ascii="Times New Roman" w:hAnsi="Times New Roman"/>
          <w:color w:val="000000" w:themeColor="text1"/>
        </w:rPr>
        <w:t xml:space="preserve">but not at </w:t>
      </w:r>
      <w:r w:rsidR="00006AF3">
        <w:rPr>
          <w:rFonts w:ascii="Times New Roman" w:hAnsi="Times New Roman"/>
          <w:color w:val="000000" w:themeColor="text1"/>
        </w:rPr>
        <w:t>the SE end of the gradient</w:t>
      </w:r>
      <w:ins w:id="61" w:author="Andy Kleinhesselink" w:date="2019-04-17T16:24:00Z">
        <w:r w:rsidR="003A318E">
          <w:rPr>
            <w:rFonts w:ascii="Times New Roman" w:hAnsi="Times New Roman"/>
            <w:color w:val="000000" w:themeColor="text1"/>
          </w:rPr>
          <w:t xml:space="preserve"> (Table S1)</w:t>
        </w:r>
      </w:ins>
      <w:r w:rsidR="00D9441B">
        <w:rPr>
          <w:rFonts w:ascii="Times New Roman" w:hAnsi="Times New Roman"/>
          <w:color w:val="000000" w:themeColor="text1"/>
        </w:rPr>
        <w:t xml:space="preserve">.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ins w:id="62" w:author="Andy Kleinhesselink" w:date="2019-04-17T16:24:00Z">
        <w:r w:rsidR="003A318E">
          <w:rPr>
            <w:rFonts w:ascii="Times New Roman" w:hAnsi="Times New Roman"/>
            <w:color w:val="000000" w:themeColor="text1"/>
          </w:rPr>
          <w:t xml:space="preserve"> (Table S2)</w:t>
        </w:r>
      </w:ins>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r w:rsidR="00006AF3">
        <w:rPr>
          <w:rFonts w:ascii="Times New Roman" w:hAnsi="Times New Roman"/>
          <w:color w:val="000000" w:themeColor="text1"/>
        </w:rPr>
        <w:t>gradient position</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Pr="00A6092D">
        <w:rPr>
          <w:rFonts w:ascii="Times New Roman" w:hAnsi="Times New Roman"/>
          <w:i/>
          <w:color w:val="000000" w:themeColor="text1"/>
        </w:rPr>
        <w:t>Bromus</w:t>
      </w:r>
      <w:r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Pr="00A6092D">
        <w:rPr>
          <w:rFonts w:ascii="Times New Roman" w:hAnsi="Times New Roman"/>
          <w:color w:val="000000" w:themeColor="text1"/>
          <w:vertAlign w:val="subscript"/>
        </w:rPr>
        <w:t>,46</w:t>
      </w:r>
      <w:r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Pr="00A6092D">
        <w:rPr>
          <w:rFonts w:ascii="Times New Roman" w:hAnsi="Times New Roman"/>
          <w:color w:val="000000" w:themeColor="text1"/>
        </w:rPr>
        <w:t xml:space="preserve"> 0.01): </w:t>
      </w:r>
      <w:r w:rsidR="00006AF3">
        <w:rPr>
          <w:rFonts w:ascii="Times New Roman" w:hAnsi="Times New Roman"/>
          <w:color w:val="000000" w:themeColor="text1"/>
        </w:rPr>
        <w:t xml:space="preserve">at the SE end of the gradient </w:t>
      </w:r>
      <w:r w:rsidRPr="00A6092D">
        <w:rPr>
          <w:rFonts w:ascii="Times New Roman" w:hAnsi="Times New Roman"/>
          <w:color w:val="000000" w:themeColor="text1"/>
        </w:rPr>
        <w:t xml:space="preserve">plants </w:t>
      </w:r>
      <w:r w:rsidRPr="00D60115">
        <w:rPr>
          <w:rFonts w:ascii="Times New Roman" w:hAnsi="Times New Roman"/>
          <w:color w:val="000000" w:themeColor="text1"/>
        </w:rPr>
        <w:t xml:space="preserve">in </w:t>
      </w:r>
      <w:r w:rsidRPr="001E19A3">
        <w:rPr>
          <w:rFonts w:ascii="Times New Roman" w:hAnsi="Times New Roman"/>
          <w:color w:val="000000" w:themeColor="text1"/>
        </w:rPr>
        <w:t xml:space="preserve">bare </w:t>
      </w:r>
      <w:r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Pr="00A6092D">
        <w:rPr>
          <w:rFonts w:ascii="Times New Roman" w:hAnsi="Times New Roman"/>
          <w:color w:val="000000" w:themeColor="text1"/>
        </w:rPr>
        <w:t xml:space="preserve">removed patches, whereas at </w:t>
      </w:r>
      <w:r w:rsidR="00006AF3">
        <w:rPr>
          <w:rFonts w:ascii="Times New Roman" w:hAnsi="Times New Roman"/>
          <w:color w:val="000000" w:themeColor="text1"/>
        </w:rPr>
        <w:t>the NW side of the gradient</w:t>
      </w:r>
      <w:r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3e</w:t>
      </w:r>
      <w:ins w:id="63" w:author="Andy Kleinhesselink" w:date="2019-04-17T17:25:00Z">
        <w:r w:rsidR="00881FFE">
          <w:rPr>
            <w:rFonts w:ascii="Times New Roman" w:hAnsi="Times New Roman"/>
            <w:color w:val="000000" w:themeColor="text1"/>
          </w:rPr>
          <w:t>; Table S3</w:t>
        </w:r>
      </w:ins>
      <w:r w:rsidRPr="00A6092D">
        <w:rPr>
          <w:rFonts w:ascii="Times New Roman" w:hAnsi="Times New Roman"/>
          <w:color w:val="000000" w:themeColor="text1"/>
        </w:rPr>
        <w:t xml:space="preserv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lastRenderedPageBreak/>
        <w:t xml:space="preserve">Effects of moss on </w:t>
      </w:r>
      <w:r w:rsidRPr="00A23B6A">
        <w:rPr>
          <w:i w:val="0"/>
          <w:color w:val="000000" w:themeColor="text1"/>
        </w:rPr>
        <w:t>Vulpia</w:t>
      </w:r>
    </w:p>
    <w:p w14:paraId="32642A10" w14:textId="181607B6"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ins w:id="64" w:author="Andy Kleinhesselink" w:date="2019-04-17T17:46:00Z">
        <w:r w:rsidR="005617DF">
          <w:rPr>
            <w:rFonts w:cs="Times New Roman"/>
            <w:color w:val="000000" w:themeColor="text1"/>
          </w:rPr>
          <w:t>; Table S4</w:t>
        </w:r>
      </w:ins>
      <w:r w:rsidRPr="00A6092D">
        <w:rPr>
          <w:rFonts w:cs="Times New Roman"/>
          <w:color w:val="000000" w:themeColor="text1"/>
        </w:rPr>
        <w:t>)</w:t>
      </w:r>
      <w:r>
        <w:rPr>
          <w:rFonts w:cs="Times New Roman"/>
          <w:color w:val="000000" w:themeColor="text1"/>
        </w:rPr>
        <w:t xml:space="preserve">, but this effect did not vary across the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0.58, df = 2, p = 0.75</w:t>
      </w:r>
      <w:del w:id="65" w:author="Andy Kleinhesselink" w:date="2019-04-17T17:46:00Z">
        <w:r w:rsidR="00AF68FE" w:rsidRPr="00A6092D" w:rsidDel="005617DF">
          <w:rPr>
            <w:rFonts w:cs="Times New Roman"/>
            <w:color w:val="000000" w:themeColor="text1"/>
          </w:rPr>
          <w:delText>)</w:delText>
        </w:r>
      </w:del>
      <w:ins w:id="66" w:author="Andy Kleinhesselink" w:date="2019-04-17T17:46:00Z">
        <w:r w:rsidR="005617DF">
          <w:rPr>
            <w:rFonts w:cs="Times New Roman"/>
            <w:color w:val="000000" w:themeColor="text1"/>
          </w:rPr>
          <w:t>)</w:t>
        </w:r>
      </w:ins>
      <w:r w:rsidR="00AF68FE" w:rsidRPr="00A6092D">
        <w:rPr>
          <w:rFonts w:cs="Times New Roman"/>
          <w:color w:val="000000" w:themeColor="text1"/>
        </w:rPr>
        <w:t xml:space="preserve">.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r w:rsidR="00006AF3">
        <w:rPr>
          <w:rFonts w:cs="Times New Roman"/>
          <w:color w:val="000000" w:themeColor="text1"/>
        </w:rPr>
        <w:t>at the NW end of the gradient</w:t>
      </w:r>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 xml:space="preserve">was not significantly affected by moss </w:t>
      </w:r>
      <w:del w:id="67" w:author="Andy Kleinhesselink" w:date="2019-04-17T17:46:00Z">
        <w:r w:rsidR="00AD243D" w:rsidDel="005617DF">
          <w:rPr>
            <w:color w:val="000000" w:themeColor="text1"/>
          </w:rPr>
          <w:delText xml:space="preserve">cover </w:delText>
        </w:r>
      </w:del>
      <w:ins w:id="68" w:author="Andy Kleinhesselink" w:date="2019-04-17T17:46:00Z">
        <w:r w:rsidR="005617DF">
          <w:rPr>
            <w:color w:val="000000" w:themeColor="text1"/>
          </w:rPr>
          <w:t xml:space="preserve">patch </w:t>
        </w:r>
      </w:ins>
      <w:r w:rsidR="00AD243D">
        <w:rPr>
          <w:color w:val="000000" w:themeColor="text1"/>
        </w:rPr>
        <w:t>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006AF3">
        <w:rPr>
          <w:rFonts w:cs="Times New Roman"/>
          <w:color w:val="000000" w:themeColor="text1"/>
        </w:rPr>
        <w:t>gradient</w:t>
      </w:r>
      <w:r w:rsidR="00006AF3" w:rsidRPr="00A6092D">
        <w:rPr>
          <w:rFonts w:cs="Times New Roman"/>
          <w:color w:val="000000" w:themeColor="text1"/>
        </w:rPr>
        <w:t xml:space="preserve"> </w:t>
      </w:r>
      <w:r w:rsidR="00AF68FE" w:rsidRPr="00A6092D">
        <w:rPr>
          <w:rFonts w:cs="Times New Roman"/>
          <w:color w:val="000000" w:themeColor="text1"/>
        </w:rPr>
        <w:t xml:space="preserve">interaction </w:t>
      </w:r>
      <w:r w:rsidR="00AF68FE" w:rsidRPr="00A6092D">
        <w:rPr>
          <w:color w:val="000000" w:themeColor="text1"/>
        </w:rPr>
        <w:t>(</w:t>
      </w:r>
      <w:bookmarkStart w:id="69"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69"/>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636E0169"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w:t>
      </w:r>
      <w:r w:rsidR="00006AF3">
        <w:rPr>
          <w:rFonts w:cs="Times New Roman"/>
          <w:color w:val="000000" w:themeColor="text1"/>
        </w:rPr>
        <w:t xml:space="preserve">our hypothesis that the strength and direction of these effects </w:t>
      </w:r>
      <w:r w:rsidR="00E20079">
        <w:rPr>
          <w:rFonts w:cs="Times New Roman"/>
          <w:color w:val="000000" w:themeColor="text1"/>
        </w:rPr>
        <w:t xml:space="preserve">would change across the </w:t>
      </w:r>
      <w:r w:rsidR="00006AF3">
        <w:rPr>
          <w:rFonts w:cs="Times New Roman"/>
          <w:color w:val="000000" w:themeColor="text1"/>
        </w:rPr>
        <w:t xml:space="preserve">environmental </w:t>
      </w:r>
      <w:r w:rsidR="00E20079">
        <w:rPr>
          <w:rFonts w:cs="Times New Roman"/>
          <w:color w:val="000000" w:themeColor="text1"/>
        </w:rPr>
        <w:t>gradient</w:t>
      </w:r>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r w:rsidRPr="00A6092D">
        <w:rPr>
          <w:rFonts w:cs="Times New Roman"/>
          <w:color w:val="000000" w:themeColor="text1"/>
        </w:rPr>
        <w:t xml:space="preserve">the environmental gradient as we </w:t>
      </w:r>
      <w:r w:rsidR="00E20079">
        <w:rPr>
          <w:rFonts w:cs="Times New Roman"/>
          <w:color w:val="000000" w:themeColor="text1"/>
        </w:rPr>
        <w:t>predicted</w:t>
      </w:r>
      <w:r w:rsidR="00E20079"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r w:rsidR="00006AF3">
        <w:rPr>
          <w:rFonts w:cs="Times New Roman"/>
          <w:color w:val="000000" w:themeColor="text1"/>
        </w:rPr>
        <w:t>at one end of the environmental gradient but a competitive effect at the other end</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w:t>
      </w:r>
      <w:r w:rsidR="00006AF3">
        <w:rPr>
          <w:rFonts w:cs="Times New Roman"/>
          <w:color w:val="000000" w:themeColor="text1"/>
        </w:rPr>
        <w:t xml:space="preserve">environmental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r w:rsidR="00006AF3">
        <w:rPr>
          <w:rFonts w:cs="Times New Roman"/>
          <w:color w:val="000000" w:themeColor="text1"/>
        </w:rPr>
        <w:t xml:space="preserve"> In the more sheltered SE end of the gradient</w:t>
      </w:r>
      <w:r w:rsidRPr="00A6092D">
        <w:rPr>
          <w:rFonts w:cs="Times New Roman"/>
          <w:color w:val="000000" w:themeColor="text1"/>
        </w:rPr>
        <w:t xml:space="preserve">,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ins w:id="70" w:author="Andy Kleinhesselink" w:date="2019-04-17T17:47:00Z">
        <w:r w:rsidR="005617DF">
          <w:rPr>
            <w:rFonts w:cs="Times New Roman"/>
            <w:color w:val="000000" w:themeColor="text1"/>
          </w:rPr>
          <w:t xml:space="preserve"> compared to both bare sand treatment</w:t>
        </w:r>
      </w:ins>
      <w:del w:id="71" w:author="Andy Kleinhesselink" w:date="2019-04-17T17:48:00Z">
        <w:r w:rsidRPr="00A6092D" w:rsidDel="005617DF">
          <w:rPr>
            <w:rFonts w:cs="Times New Roman"/>
            <w:color w:val="000000" w:themeColor="text1"/>
          </w:rPr>
          <w:delText xml:space="preserve">, </w:delText>
        </w:r>
      </w:del>
      <w:ins w:id="72" w:author="Andy Kleinhesselink" w:date="2019-04-17T17:48:00Z">
        <w:r w:rsidR="005617DF">
          <w:rPr>
            <w:rFonts w:cs="Times New Roman"/>
            <w:color w:val="000000" w:themeColor="text1"/>
          </w:rPr>
          <w:t xml:space="preserve"> (Table S1).  In contrast, in the more</w:t>
        </w:r>
        <w:r w:rsidR="005617DF" w:rsidRPr="00A6092D">
          <w:rPr>
            <w:rFonts w:cs="Times New Roman"/>
            <w:color w:val="000000" w:themeColor="text1"/>
          </w:rPr>
          <w:t xml:space="preserve"> </w:t>
        </w:r>
      </w:ins>
      <w:del w:id="73" w:author="Andy Kleinhesselink" w:date="2019-04-17T17:48:00Z">
        <w:r w:rsidRPr="00A6092D" w:rsidDel="005617DF">
          <w:rPr>
            <w:rFonts w:cs="Times New Roman"/>
            <w:color w:val="000000" w:themeColor="text1"/>
          </w:rPr>
          <w:delText xml:space="preserve">whereas in the </w:delText>
        </w:r>
        <w:r w:rsidR="00006AF3" w:rsidDel="005617DF">
          <w:rPr>
            <w:rFonts w:cs="Times New Roman"/>
            <w:color w:val="000000" w:themeColor="text1"/>
          </w:rPr>
          <w:delText xml:space="preserve">more </w:delText>
        </w:r>
      </w:del>
      <w:r w:rsidR="00006AF3">
        <w:rPr>
          <w:rFonts w:cs="Times New Roman"/>
          <w:color w:val="000000" w:themeColor="text1"/>
        </w:rPr>
        <w:t xml:space="preserve">exposed NW end of the </w:t>
      </w:r>
      <w:r w:rsidRPr="00A6092D">
        <w:rPr>
          <w:rFonts w:cs="Times New Roman"/>
          <w:color w:val="000000" w:themeColor="text1"/>
        </w:rPr>
        <w:t>environment</w:t>
      </w:r>
      <w:r w:rsidR="00006AF3">
        <w:rPr>
          <w:rFonts w:cs="Times New Roman"/>
          <w:color w:val="000000" w:themeColor="text1"/>
        </w:rPr>
        <w:t>al gradient</w:t>
      </w:r>
      <w:ins w:id="74" w:author="Andy Kleinhesselink" w:date="2019-04-17T17:48:00Z">
        <w:r w:rsidR="005617DF">
          <w:rPr>
            <w:rFonts w:cs="Times New Roman"/>
            <w:color w:val="000000" w:themeColor="text1"/>
          </w:rPr>
          <w:t xml:space="preserve"> </w:t>
        </w:r>
      </w:ins>
      <w:del w:id="75" w:author="Andy Kleinhesselink" w:date="2019-04-17T17:48:00Z">
        <w:r w:rsidR="001F39B8" w:rsidDel="005617DF">
          <w:rPr>
            <w:rFonts w:cs="Times New Roman"/>
            <w:color w:val="000000" w:themeColor="text1"/>
          </w:rPr>
          <w:delText xml:space="preserve"> moss </w:delText>
        </w:r>
        <w:r w:rsidR="004B3C52" w:rsidDel="005617DF">
          <w:rPr>
            <w:rFonts w:cs="Times New Roman"/>
            <w:color w:val="000000" w:themeColor="text1"/>
          </w:rPr>
          <w:delText>facilitated</w:delText>
        </w:r>
        <w:r w:rsidR="004B3C52" w:rsidRPr="00A6092D" w:rsidDel="005617DF">
          <w:rPr>
            <w:rFonts w:cs="Times New Roman"/>
            <w:color w:val="000000" w:themeColor="text1"/>
          </w:rPr>
          <w:delText xml:space="preserve"> </w:delText>
        </w:r>
      </w:del>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ins w:id="76" w:author="Andy Kleinhesselink" w:date="2019-04-17T17:48:00Z">
        <w:r w:rsidR="005617DF">
          <w:rPr>
            <w:rFonts w:cs="Times New Roman"/>
            <w:color w:val="000000" w:themeColor="text1"/>
          </w:rPr>
          <w:t xml:space="preserve"> was greater in moss</w:t>
        </w:r>
      </w:ins>
      <w:ins w:id="77" w:author="Andy Kleinhesselink" w:date="2019-04-17T17:47:00Z">
        <w:r w:rsidR="005617DF">
          <w:rPr>
            <w:rFonts w:cs="Times New Roman"/>
            <w:color w:val="000000" w:themeColor="text1"/>
          </w:rPr>
          <w:t xml:space="preserve"> patches</w:t>
        </w:r>
      </w:ins>
      <w:r w:rsidR="001F39B8">
        <w:rPr>
          <w:rFonts w:cs="Times New Roman"/>
          <w:color w:val="000000" w:themeColor="text1"/>
        </w:rPr>
        <w:t xml:space="preserve"> </w:t>
      </w:r>
      <w:ins w:id="78" w:author="Andy Kleinhesselink" w:date="2019-04-17T17:50:00Z">
        <w:r w:rsidR="005617DF">
          <w:rPr>
            <w:rFonts w:cs="Times New Roman"/>
            <w:color w:val="000000" w:themeColor="text1"/>
          </w:rPr>
          <w:t xml:space="preserve">than in the </w:t>
        </w:r>
      </w:ins>
      <w:ins w:id="79" w:author="Andy Kleinhesselink" w:date="2019-04-17T17:51:00Z">
        <w:r w:rsidR="005617DF">
          <w:rPr>
            <w:rFonts w:cs="Times New Roman"/>
            <w:color w:val="000000" w:themeColor="text1"/>
          </w:rPr>
          <w:t xml:space="preserve">moss </w:t>
        </w:r>
        <w:r w:rsidR="005617DF">
          <w:rPr>
            <w:rFonts w:cs="Times New Roman"/>
            <w:color w:val="000000" w:themeColor="text1"/>
          </w:rPr>
          <w:lastRenderedPageBreak/>
          <w:t xml:space="preserve">removed or the bare sand patches </w:t>
        </w:r>
      </w:ins>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3a). This suggests that moss patches </w:t>
      </w:r>
      <w:ins w:id="80" w:author="Andy Kleinhesselink" w:date="2019-04-17T17:51:00Z">
        <w:r w:rsidR="005617DF">
          <w:rPr>
            <w:rFonts w:cs="Times New Roman"/>
            <w:color w:val="000000" w:themeColor="text1"/>
          </w:rPr>
          <w:t>may facilitate</w:t>
        </w:r>
      </w:ins>
      <w:del w:id="81" w:author="Andy Kleinhesselink" w:date="2019-04-17T17:51:00Z">
        <w:r w:rsidRPr="00A6092D" w:rsidDel="005617DF">
          <w:rPr>
            <w:rFonts w:cs="Times New Roman"/>
            <w:color w:val="000000" w:themeColor="text1"/>
          </w:rPr>
          <w:delText>are</w:delText>
        </w:r>
      </w:del>
      <w:r w:rsidRPr="00A6092D">
        <w:rPr>
          <w:rFonts w:cs="Times New Roman"/>
          <w:color w:val="000000" w:themeColor="text1"/>
        </w:rPr>
        <w:t xml:space="preserve"> </w:t>
      </w:r>
      <w:del w:id="82" w:author="Andy Kleinhesselink" w:date="2019-04-17T17:51:00Z">
        <w:r w:rsidRPr="00A6092D" w:rsidDel="005617DF">
          <w:rPr>
            <w:rFonts w:cs="Times New Roman"/>
            <w:color w:val="000000" w:themeColor="text1"/>
          </w:rPr>
          <w:delText xml:space="preserve">an important microhabitat for </w:delText>
        </w:r>
      </w:del>
      <w:r w:rsidRPr="00A6092D">
        <w:rPr>
          <w:rFonts w:cs="Times New Roman"/>
          <w:i/>
          <w:color w:val="000000" w:themeColor="text1"/>
        </w:rPr>
        <w:t>Bromus</w:t>
      </w:r>
      <w:r w:rsidRPr="00A6092D">
        <w:rPr>
          <w:rFonts w:cs="Times New Roman"/>
          <w:color w:val="000000" w:themeColor="text1"/>
        </w:rPr>
        <w:t xml:space="preserve"> </w:t>
      </w:r>
      <w:ins w:id="83" w:author="Andy Kleinhesselink" w:date="2019-04-17T17:51:00Z">
        <w:r w:rsidR="005617DF">
          <w:rPr>
            <w:rFonts w:cs="Times New Roman"/>
            <w:color w:val="000000" w:themeColor="text1"/>
          </w:rPr>
          <w:t xml:space="preserve">survival </w:t>
        </w:r>
      </w:ins>
      <w:r w:rsidR="00E20079">
        <w:rPr>
          <w:rFonts w:cs="Times New Roman"/>
          <w:color w:val="000000" w:themeColor="text1"/>
        </w:rPr>
        <w:t xml:space="preserve">at </w:t>
      </w:r>
      <w:r w:rsidR="003C080C">
        <w:rPr>
          <w:rFonts w:cs="Times New Roman"/>
          <w:color w:val="000000" w:themeColor="text1"/>
        </w:rPr>
        <w:t>the NW end of the gradient</w:t>
      </w:r>
      <w:r w:rsidRPr="00A6092D">
        <w:rPr>
          <w:rFonts w:cs="Times New Roman"/>
          <w:color w:val="000000" w:themeColor="text1"/>
        </w:rPr>
        <w:t xml:space="preserve">. </w:t>
      </w:r>
      <w:r w:rsidR="00E20079">
        <w:rPr>
          <w:rFonts w:cs="Times New Roman"/>
          <w:color w:val="000000" w:themeColor="text1"/>
        </w:rPr>
        <w:t xml:space="preserve">It also demonstrates that </w:t>
      </w:r>
      <w:del w:id="84" w:author="Andy Kleinhesselink" w:date="2019-04-17T17:51:00Z">
        <w:r w:rsidR="00E20079" w:rsidDel="005617DF">
          <w:rPr>
            <w:rFonts w:cs="Times New Roman"/>
            <w:color w:val="000000" w:themeColor="text1"/>
          </w:rPr>
          <w:delText xml:space="preserve">moss may play both </w:delText>
        </w:r>
      </w:del>
      <w:ins w:id="85" w:author="Andy Kleinhesselink" w:date="2019-04-17T17:51:00Z">
        <w:r w:rsidR="005617DF">
          <w:rPr>
            <w:rFonts w:cs="Times New Roman"/>
            <w:color w:val="000000" w:themeColor="text1"/>
          </w:rPr>
          <w:t>the e</w:t>
        </w:r>
      </w:ins>
      <w:ins w:id="86" w:author="Andy Kleinhesselink" w:date="2019-04-17T17:52:00Z">
        <w:r w:rsidR="005617DF">
          <w:rPr>
            <w:rFonts w:cs="Times New Roman"/>
            <w:color w:val="000000" w:themeColor="text1"/>
          </w:rPr>
          <w:t>ffects of moss patches on</w:t>
        </w:r>
      </w:ins>
      <w:del w:id="87" w:author="Andy Kleinhesselink" w:date="2019-04-17T17:51:00Z">
        <w:r w:rsidR="00E20079" w:rsidDel="005617DF">
          <w:rPr>
            <w:rFonts w:cs="Times New Roman"/>
            <w:color w:val="000000" w:themeColor="text1"/>
          </w:rPr>
          <w:delText>a</w:delText>
        </w:r>
      </w:del>
      <w:del w:id="88" w:author="Andy Kleinhesselink" w:date="2019-04-17T17:52:00Z">
        <w:r w:rsidR="00E20079" w:rsidDel="005617DF">
          <w:rPr>
            <w:rFonts w:cs="Times New Roman"/>
            <w:color w:val="000000" w:themeColor="text1"/>
          </w:rPr>
          <w:delText xml:space="preserve"> facilitative and an inhibitory role in</w:delText>
        </w:r>
      </w:del>
      <w:r w:rsidR="00E20079">
        <w:rPr>
          <w:rFonts w:cs="Times New Roman"/>
          <w:color w:val="000000" w:themeColor="text1"/>
        </w:rPr>
        <w:t xml:space="preserve"> exotic species invasion </w:t>
      </w:r>
      <w:del w:id="89" w:author="Andy Kleinhesselink" w:date="2019-04-17T17:52:00Z">
        <w:r w:rsidR="00E20079" w:rsidDel="005617DF">
          <w:rPr>
            <w:rFonts w:cs="Times New Roman"/>
            <w:color w:val="000000" w:themeColor="text1"/>
          </w:rPr>
          <w:delText xml:space="preserve">across the </w:delText>
        </w:r>
      </w:del>
      <w:ins w:id="90" w:author="Andy Kleinhesselink" w:date="2019-04-17T17:52:00Z">
        <w:r w:rsidR="005617DF">
          <w:rPr>
            <w:rFonts w:cs="Times New Roman"/>
            <w:color w:val="000000" w:themeColor="text1"/>
          </w:rPr>
          <w:t xml:space="preserve">may change across the </w:t>
        </w:r>
      </w:ins>
      <w:r w:rsidR="00E20079">
        <w:rPr>
          <w:rFonts w:cs="Times New Roman"/>
          <w:color w:val="000000" w:themeColor="text1"/>
        </w:rPr>
        <w:t xml:space="preserve">gradient depending on local environmental conditions. </w:t>
      </w:r>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r w:rsidR="00856B8B">
        <w:rPr>
          <w:rFonts w:cs="Times New Roman"/>
          <w:color w:val="000000" w:themeColor="text1"/>
        </w:rPr>
        <w:t xml:space="preserve"> At the SE end of the </w:t>
      </w:r>
      <w:r w:rsidRPr="00A6092D">
        <w:rPr>
          <w:rFonts w:cs="Times New Roman"/>
          <w:color w:val="000000" w:themeColor="text1"/>
        </w:rPr>
        <w:t>environment</w:t>
      </w:r>
      <w:r w:rsidR="00856B8B">
        <w:rPr>
          <w:rFonts w:cs="Times New Roman"/>
          <w:color w:val="000000" w:themeColor="text1"/>
        </w:rPr>
        <w:t>al gradient</w:t>
      </w:r>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r w:rsidR="007675AE">
        <w:rPr>
          <w:rFonts w:cs="Times New Roman"/>
          <w:color w:val="000000" w:themeColor="text1"/>
        </w:rPr>
        <w:t xml:space="preserve">in the more exposed NW end of the gradient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r w:rsidR="007675AE">
        <w:rPr>
          <w:rFonts w:cs="Times New Roman"/>
          <w:color w:val="000000" w:themeColor="text1"/>
        </w:rPr>
        <w:t>T</w:t>
      </w:r>
      <w:r w:rsidRPr="00A6092D">
        <w:rPr>
          <w:rFonts w:cs="Times New Roman"/>
          <w:color w:val="000000" w:themeColor="text1"/>
        </w:rPr>
        <w:t xml:space="preserve">he </w:t>
      </w:r>
      <w:r w:rsidR="007675AE">
        <w:rPr>
          <w:rFonts w:cs="Times New Roman"/>
          <w:color w:val="000000" w:themeColor="text1"/>
        </w:rPr>
        <w:t xml:space="preserve">effects of moss on the </w:t>
      </w:r>
      <w:r w:rsidRPr="00A6092D">
        <w:rPr>
          <w:rFonts w:cs="Times New Roman"/>
          <w:color w:val="000000" w:themeColor="text1"/>
        </w:rPr>
        <w:t xml:space="preserve">other exotic grass in this study, </w:t>
      </w:r>
      <w:r w:rsidRPr="00A6092D">
        <w:rPr>
          <w:rFonts w:cs="Times New Roman"/>
          <w:i/>
          <w:color w:val="000000" w:themeColor="text1"/>
        </w:rPr>
        <w:t>Vulpia</w:t>
      </w:r>
      <w:r w:rsidRPr="00A6092D">
        <w:rPr>
          <w:rFonts w:cs="Times New Roman"/>
          <w:color w:val="000000" w:themeColor="text1"/>
        </w:rPr>
        <w:t xml:space="preserve">, did not vary </w:t>
      </w:r>
      <w:r w:rsidR="007675AE">
        <w:rPr>
          <w:rFonts w:cs="Times New Roman"/>
          <w:color w:val="000000" w:themeColor="text1"/>
        </w:rPr>
        <w:t>along the</w:t>
      </w:r>
      <w:r w:rsidR="007675AE" w:rsidRPr="00A6092D">
        <w:rPr>
          <w:rFonts w:cs="Times New Roman"/>
          <w:color w:val="000000" w:themeColor="text1"/>
        </w:rPr>
        <w:t xml:space="preserve"> </w:t>
      </w:r>
      <w:r w:rsidRPr="00A6092D">
        <w:rPr>
          <w:rFonts w:cs="Times New Roman"/>
          <w:color w:val="000000" w:themeColor="text1"/>
        </w:rPr>
        <w:t xml:space="preserve">environmental </w:t>
      </w:r>
      <w:r w:rsidR="007675AE">
        <w:rPr>
          <w:rFonts w:cs="Times New Roman"/>
          <w:color w:val="000000" w:themeColor="text1"/>
        </w:rPr>
        <w:t>gradient</w:t>
      </w:r>
      <w:r w:rsidR="007675AE"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r w:rsidR="00174BC7">
        <w:rPr>
          <w:rFonts w:cs="Times New Roman"/>
          <w:color w:val="000000" w:themeColor="text1"/>
        </w:rPr>
        <w:t xml:space="preserve">This indicates that moss covered patches may be key microhabitats supporting </w:t>
      </w:r>
      <w:r w:rsidR="00174BC7" w:rsidRPr="002C3CED">
        <w:rPr>
          <w:rFonts w:cs="Times New Roman"/>
          <w:i/>
          <w:color w:val="000000" w:themeColor="text1"/>
        </w:rPr>
        <w:t>Vulpia</w:t>
      </w:r>
      <w:r w:rsidR="00174BC7">
        <w:rPr>
          <w:rFonts w:cs="Times New Roman"/>
          <w:color w:val="000000" w:themeColor="text1"/>
        </w:rPr>
        <w:t xml:space="preserve"> population growth and invasion in this environment.  </w:t>
      </w:r>
    </w:p>
    <w:p w14:paraId="4EC1F3DD" w14:textId="5B8F9400" w:rsidR="00FD10A4" w:rsidRDefault="00FD10A4" w:rsidP="0028293A">
      <w:pPr>
        <w:spacing w:after="0"/>
        <w:rPr>
          <w:color w:val="000000" w:themeColor="text1"/>
        </w:rPr>
      </w:pPr>
      <w:r>
        <w:rPr>
          <w:color w:val="000000" w:themeColor="text1"/>
        </w:rPr>
        <w:t xml:space="preserve">Our work shows the </w:t>
      </w:r>
      <w:r w:rsidR="00174BC7">
        <w:rPr>
          <w:color w:val="000000" w:themeColor="text1"/>
        </w:rPr>
        <w:t>potential for</w:t>
      </w:r>
      <w:r>
        <w:rPr>
          <w:color w:val="000000" w:themeColor="text1"/>
        </w:rPr>
        <w:t xml:space="preserve"> </w:t>
      </w:r>
      <w:r w:rsidR="00FD505D">
        <w:rPr>
          <w:color w:val="000000" w:themeColor="text1"/>
        </w:rPr>
        <w:t xml:space="preserve">native </w:t>
      </w:r>
      <w:r>
        <w:rPr>
          <w:color w:val="000000" w:themeColor="text1"/>
        </w:rPr>
        <w:t xml:space="preserve">mosses </w:t>
      </w:r>
      <w:r w:rsidR="00174BC7">
        <w:rPr>
          <w:color w:val="000000" w:themeColor="text1"/>
        </w:rPr>
        <w:t xml:space="preserve">to </w:t>
      </w:r>
      <w:r w:rsidR="00FD505D">
        <w:rPr>
          <w:color w:val="000000" w:themeColor="text1"/>
        </w:rPr>
        <w:t>influence the success of</w:t>
      </w:r>
      <w:r w:rsidR="00174BC7">
        <w:rPr>
          <w:color w:val="000000" w:themeColor="text1"/>
        </w:rPr>
        <w:t xml:space="preserve"> </w:t>
      </w:r>
      <w:r w:rsidR="00FD505D">
        <w:rPr>
          <w:color w:val="000000" w:themeColor="text1"/>
        </w:rPr>
        <w:t xml:space="preserve">invasive </w:t>
      </w:r>
      <w:r>
        <w:rPr>
          <w:color w:val="000000" w:themeColor="text1"/>
        </w:rPr>
        <w:t>vascular plant</w:t>
      </w:r>
      <w:r w:rsidR="00FD505D">
        <w:rPr>
          <w:color w:val="000000" w:themeColor="text1"/>
        </w:rPr>
        <w:t>s</w:t>
      </w:r>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r>
        <w:rPr>
          <w:color w:val="000000" w:themeColor="text1"/>
        </w:rPr>
        <w:t xml:space="preserve"> </w:t>
      </w:r>
      <w:r>
        <w:rPr>
          <w:color w:val="000000" w:themeColor="text1"/>
        </w:rPr>
        <w:fldChar w:fldCharType="begin"/>
      </w:r>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Drake et al. 2018)</w:t>
      </w:r>
      <w:r>
        <w:rPr>
          <w:color w:val="000000" w:themeColor="text1"/>
        </w:rPr>
        <w:fldChar w:fldCharType="end"/>
      </w:r>
      <w:r w:rsidR="0015041B">
        <w:rPr>
          <w:color w:val="000000" w:themeColor="text1"/>
        </w:rPr>
        <w:t xml:space="preserve">, while at the same time they can increase the growth and survival of established plants </w:t>
      </w:r>
      <w:r w:rsidR="000A7ED1">
        <w:rPr>
          <w:color w:val="000000" w:themeColor="text1"/>
        </w:rPr>
        <w:fldChar w:fldCharType="begin"/>
      </w:r>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r w:rsidR="000A7ED1">
        <w:rPr>
          <w:color w:val="000000" w:themeColor="text1"/>
        </w:rPr>
        <w:fldChar w:fldCharType="separate"/>
      </w:r>
      <w:r w:rsidR="00166A85">
        <w:rPr>
          <w:noProof/>
          <w:color w:val="000000" w:themeColor="text1"/>
        </w:rPr>
        <w:t>(Pendleton et al. 2003, Langhans et al. 2009, Ferrenberg et al. 2018)</w:t>
      </w:r>
      <w:r w:rsidR="000A7ED1">
        <w:rPr>
          <w:color w:val="000000" w:themeColor="text1"/>
        </w:rPr>
        <w:fldChar w:fldCharType="end"/>
      </w:r>
      <w:r w:rsidR="0015041B">
        <w:rPr>
          <w:color w:val="000000" w:themeColor="text1"/>
        </w:rPr>
        <w:t xml:space="preserve">. </w:t>
      </w:r>
      <w:r w:rsidR="007675AE">
        <w:rPr>
          <w:color w:val="000000" w:themeColor="text1"/>
        </w:rPr>
        <w:t>O</w:t>
      </w:r>
      <w:r w:rsidR="008223C4">
        <w:rPr>
          <w:color w:val="000000" w:themeColor="text1"/>
        </w:rPr>
        <w:t xml:space="preserve">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w:t>
      </w:r>
      <w:ins w:id="91" w:author="Andy Kleinhesselink" w:date="2019-04-17T17:54:00Z">
        <w:r w:rsidR="005617DF">
          <w:rPr>
            <w:color w:val="000000" w:themeColor="text1"/>
          </w:rPr>
          <w:t>survival on the NW</w:t>
        </w:r>
      </w:ins>
      <w:del w:id="92" w:author="Andy Kleinhesselink" w:date="2019-04-17T17:53:00Z">
        <w:r w:rsidR="007675AE" w:rsidDel="005617DF">
          <w:rPr>
            <w:color w:val="000000" w:themeColor="text1"/>
          </w:rPr>
          <w:delText>only at one end of the gradient</w:delText>
        </w:r>
      </w:del>
      <w:ins w:id="93" w:author="Andy Kleinhesselink" w:date="2019-04-17T17:54:00Z">
        <w:r w:rsidR="005617DF">
          <w:rPr>
            <w:color w:val="000000" w:themeColor="text1"/>
          </w:rPr>
          <w:t xml:space="preserve"> end of the gradient</w:t>
        </w:r>
      </w:ins>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w:t>
      </w:r>
      <w:r w:rsidR="007C3B9E">
        <w:rPr>
          <w:color w:val="000000" w:themeColor="text1"/>
        </w:rPr>
        <w:lastRenderedPageBreak/>
        <w:t xml:space="preserve">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w:t>
      </w:r>
      <w:r w:rsidR="007675AE">
        <w:rPr>
          <w:color w:val="000000" w:themeColor="text1"/>
        </w:rPr>
        <w:t xml:space="preserve"> and windier conditions at the NW end of the</w:t>
      </w:r>
      <w:r w:rsidR="00945386">
        <w:rPr>
          <w:color w:val="000000" w:themeColor="text1"/>
        </w:rPr>
        <w:t xml:space="preserve"> gradient</w:t>
      </w:r>
      <w:r w:rsidR="007C3B9E">
        <w:rPr>
          <w:color w:val="000000" w:themeColor="text1"/>
        </w:rPr>
        <w:t xml:space="preserve"> (see Kleinhesselink et al. </w:t>
      </w:r>
      <w:r w:rsidR="004C3B4B">
        <w:rPr>
          <w:color w:val="000000" w:themeColor="text1"/>
        </w:rPr>
        <w:t>2014</w:t>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w:t>
      </w:r>
      <w:r w:rsidR="007675AE">
        <w:rPr>
          <w:color w:val="000000" w:themeColor="text1"/>
        </w:rPr>
        <w:t>at the NW end of the gradient</w:t>
      </w:r>
      <w:r w:rsidR="007C3B9E">
        <w:rPr>
          <w:color w:val="000000" w:themeColor="text1"/>
        </w:rPr>
        <w:t xml:space="preserve"> </w:t>
      </w:r>
      <w:r w:rsidR="00873789">
        <w:rPr>
          <w:color w:val="000000" w:themeColor="text1"/>
        </w:rPr>
        <w:t>supports this mechanism of influence</w:t>
      </w:r>
      <w:r w:rsidR="007C3B9E">
        <w:rPr>
          <w:color w:val="000000" w:themeColor="text1"/>
        </w:rPr>
        <w:t xml:space="preserve">. </w:t>
      </w:r>
    </w:p>
    <w:p w14:paraId="130F4A65" w14:textId="1926BCEC"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w:t>
      </w:r>
      <w:r w:rsidR="007A2681">
        <w:rPr>
          <w:color w:val="000000" w:themeColor="text1"/>
        </w:rPr>
        <w:t xml:space="preserve">NW </w:t>
      </w:r>
      <w:r>
        <w:rPr>
          <w:color w:val="000000" w:themeColor="text1"/>
        </w:rPr>
        <w:t>end of the gradient</w:t>
      </w:r>
      <w:r w:rsidR="004A0613">
        <w:rPr>
          <w:color w:val="000000" w:themeColor="text1"/>
        </w:rPr>
        <w:t xml:space="preserve"> and</w:t>
      </w:r>
      <w:r w:rsidR="00743591">
        <w:rPr>
          <w:color w:val="000000" w:themeColor="text1"/>
        </w:rPr>
        <w:t xml:space="preserve"> apparently </w:t>
      </w:r>
      <w:r w:rsidR="00FD505D">
        <w:rPr>
          <w:color w:val="000000" w:themeColor="text1"/>
        </w:rPr>
        <w:t xml:space="preserve">moss </w:t>
      </w:r>
      <w:r w:rsidR="00743591">
        <w:rPr>
          <w:color w:val="000000" w:themeColor="text1"/>
        </w:rPr>
        <w:t>competed with</w:t>
      </w:r>
      <w:r w:rsidR="004A0613">
        <w:rPr>
          <w:color w:val="000000" w:themeColor="text1"/>
        </w:rPr>
        <w:t xml:space="preserve"> </w:t>
      </w:r>
      <w:r w:rsidR="00FD505D" w:rsidRPr="002C3CED">
        <w:rPr>
          <w:i/>
          <w:color w:val="000000" w:themeColor="text1"/>
        </w:rPr>
        <w:t>Bromus</w:t>
      </w:r>
      <w:r w:rsidR="00FD505D">
        <w:rPr>
          <w:color w:val="000000" w:themeColor="text1"/>
        </w:rPr>
        <w:t xml:space="preserve"> </w:t>
      </w:r>
      <w:r w:rsidR="009F45AF">
        <w:rPr>
          <w:color w:val="000000" w:themeColor="text1"/>
        </w:rPr>
        <w:t xml:space="preserve">at the SW end of the gradient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w:t>
      </w:r>
      <w:del w:id="94" w:author="Andy Kleinhesselink" w:date="2019-04-17T17:56:00Z">
        <w:r w:rsidR="00DB031D" w:rsidDel="005617DF">
          <w:rPr>
            <w:color w:val="000000" w:themeColor="text1"/>
          </w:rPr>
          <w:delText>On the one hand,</w:delText>
        </w:r>
      </w:del>
      <w:ins w:id="95" w:author="Andy Kleinhesselink" w:date="2019-04-17T17:56:00Z">
        <w:r w:rsidR="005617DF">
          <w:rPr>
            <w:color w:val="000000" w:themeColor="text1"/>
          </w:rPr>
          <w:t>I</w:t>
        </w:r>
      </w:ins>
      <w:del w:id="96" w:author="Andy Kleinhesselink" w:date="2019-04-17T17:56:00Z">
        <w:r w:rsidR="00DB031D" w:rsidDel="005617DF">
          <w:rPr>
            <w:color w:val="000000" w:themeColor="text1"/>
          </w:rPr>
          <w:delText xml:space="preserve"> </w:delText>
        </w:r>
        <w:r w:rsidR="0050468F" w:rsidDel="005617DF">
          <w:rPr>
            <w:color w:val="000000" w:themeColor="text1"/>
          </w:rPr>
          <w:delText>i</w:delText>
        </w:r>
      </w:del>
      <w:r w:rsidR="00DB031D">
        <w:rPr>
          <w:color w:val="000000" w:themeColor="text1"/>
        </w:rPr>
        <w:t>n deep moss mats</w:t>
      </w:r>
      <w:r w:rsidR="009F45AF">
        <w:rPr>
          <w:color w:val="000000" w:themeColor="text1"/>
        </w:rPr>
        <w:t xml:space="preserve">,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w:t>
      </w:r>
      <w:del w:id="97" w:author="Andy Kleinhesselink" w:date="2019-04-17T17:55:00Z">
        <w:r w:rsidR="00DB031D" w:rsidDel="005617DF">
          <w:rPr>
            <w:color w:val="000000" w:themeColor="text1"/>
          </w:rPr>
          <w:delText>However</w:delText>
        </w:r>
      </w:del>
      <w:ins w:id="98" w:author="Andy Kleinhesselink" w:date="2019-04-17T17:55:00Z">
        <w:r w:rsidR="005617DF">
          <w:rPr>
            <w:color w:val="000000" w:themeColor="text1"/>
          </w:rPr>
          <w:t>On the other hand</w:t>
        </w:r>
      </w:ins>
      <w:del w:id="99" w:author="Andy Kleinhesselink" w:date="2019-04-17T17:55:00Z">
        <w:r w:rsidR="00DB031D" w:rsidDel="005617DF">
          <w:rPr>
            <w:color w:val="000000" w:themeColor="text1"/>
          </w:rPr>
          <w:delText>,</w:delText>
        </w:r>
      </w:del>
      <w:ins w:id="100" w:author="Andy Kleinhesselink" w:date="2019-04-17T17:56:00Z">
        <w:r w:rsidR="005617DF">
          <w:rPr>
            <w:color w:val="000000" w:themeColor="text1"/>
          </w:rPr>
          <w:t xml:space="preserve">, </w:t>
        </w:r>
      </w:ins>
      <w:del w:id="101" w:author="Andy Kleinhesselink" w:date="2019-04-17T17:56:00Z">
        <w:r w:rsidR="00DB031D" w:rsidDel="005617DF">
          <w:rPr>
            <w:color w:val="000000" w:themeColor="text1"/>
          </w:rPr>
          <w:delText xml:space="preserve"> </w:delText>
        </w:r>
      </w:del>
      <w:r w:rsidR="00DB031D">
        <w:rPr>
          <w:color w:val="000000" w:themeColor="text1"/>
        </w:rPr>
        <w:t xml:space="preserve">large seeds </w:t>
      </w:r>
      <w:ins w:id="102" w:author="Andy Kleinhesselink" w:date="2019-04-17T17:56:00Z">
        <w:r w:rsidR="005617DF">
          <w:rPr>
            <w:color w:val="000000" w:themeColor="text1"/>
          </w:rPr>
          <w:t xml:space="preserve">run the risk of being </w:t>
        </w:r>
      </w:ins>
      <w:r w:rsidR="00DB031D">
        <w:rPr>
          <w:color w:val="000000" w:themeColor="text1"/>
        </w:rPr>
        <w:t>stuck on the surface of a moss mat</w:t>
      </w:r>
      <w:del w:id="103" w:author="Andy Kleinhesselink" w:date="2019-04-17T17:56:00Z">
        <w:r w:rsidR="00DB031D" w:rsidDel="005617DF">
          <w:rPr>
            <w:color w:val="000000" w:themeColor="text1"/>
          </w:rPr>
          <w:delText xml:space="preserve"> may </w:delText>
        </w:r>
      </w:del>
      <w:ins w:id="104" w:author="Andy Kleinhesselink" w:date="2019-04-17T17:56:00Z">
        <w:r w:rsidR="005617DF">
          <w:rPr>
            <w:color w:val="000000" w:themeColor="text1"/>
          </w:rPr>
          <w:t xml:space="preserve"> and not being </w:t>
        </w:r>
      </w:ins>
      <w:del w:id="105" w:author="Andy Kleinhesselink" w:date="2019-04-17T17:56:00Z">
        <w:r w:rsidR="00DB031D" w:rsidDel="005617DF">
          <w:rPr>
            <w:color w:val="000000" w:themeColor="text1"/>
          </w:rPr>
          <w:delText xml:space="preserve">not be </w:delText>
        </w:r>
      </w:del>
      <w:r w:rsidR="00DB031D">
        <w:rPr>
          <w:color w:val="000000" w:themeColor="text1"/>
        </w:rPr>
        <w:t xml:space="preserve">able to absorb enough water to </w:t>
      </w:r>
      <w:del w:id="106" w:author="Andy Kleinhesselink" w:date="2019-04-17T17:55:00Z">
        <w:r w:rsidR="00DB031D" w:rsidDel="005617DF">
          <w:rPr>
            <w:color w:val="000000" w:themeColor="text1"/>
          </w:rPr>
          <w:delText xml:space="preserve">initiate </w:delText>
        </w:r>
      </w:del>
      <w:r w:rsidR="00DB031D">
        <w:rPr>
          <w:color w:val="000000" w:themeColor="text1"/>
        </w:rPr>
        <w:t>germinat</w:t>
      </w:r>
      <w:del w:id="107" w:author="Andy Kleinhesselink" w:date="2019-04-17T17:55:00Z">
        <w:r w:rsidR="00DB031D" w:rsidDel="005617DF">
          <w:rPr>
            <w:color w:val="000000" w:themeColor="text1"/>
          </w:rPr>
          <w:delText>ion</w:delText>
        </w:r>
      </w:del>
      <w:ins w:id="108" w:author="Andy Kleinhesselink" w:date="2019-04-17T17:55:00Z">
        <w:r w:rsidR="005617DF">
          <w:rPr>
            <w:color w:val="000000" w:themeColor="text1"/>
          </w:rPr>
          <w:t>e</w:t>
        </w:r>
      </w:ins>
      <w:r w:rsidR="00DB031D">
        <w:rPr>
          <w:color w:val="000000" w:themeColor="text1"/>
        </w:rPr>
        <w:t>—</w:t>
      </w:r>
      <w:proofErr w:type="spellStart"/>
      <w:r w:rsidR="00DB031D">
        <w:rPr>
          <w:color w:val="000000" w:themeColor="text1"/>
        </w:rPr>
        <w:t>Serpe</w:t>
      </w:r>
      <w:proofErr w:type="spellEnd"/>
      <w:r w:rsidR="00DB031D">
        <w:rPr>
          <w:color w:val="000000" w:themeColor="text1"/>
        </w:rPr>
        <w:t xml:space="preserv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9F45AF">
        <w:rPr>
          <w:color w:val="000000" w:themeColor="text1"/>
        </w:rPr>
        <w:t>In the more sheltered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del w:id="109" w:author="Andy Kleinhesselink" w:date="2019-04-17T17:56:00Z">
        <w:r w:rsidR="00DB031D" w:rsidDel="006028A3">
          <w:rPr>
            <w:color w:val="000000" w:themeColor="text1"/>
          </w:rPr>
          <w:delText>On the other hand, the</w:delText>
        </w:r>
      </w:del>
      <w:ins w:id="110" w:author="Andy Kleinhesselink" w:date="2019-04-17T17:56:00Z">
        <w:r w:rsidR="006028A3">
          <w:rPr>
            <w:color w:val="000000" w:themeColor="text1"/>
          </w:rPr>
          <w:t>In</w:t>
        </w:r>
      </w:ins>
      <w:ins w:id="111" w:author="Andy Kleinhesselink" w:date="2019-04-17T17:57:00Z">
        <w:r w:rsidR="006028A3">
          <w:rPr>
            <w:color w:val="000000" w:themeColor="text1"/>
          </w:rPr>
          <w:t xml:space="preserve"> contrast,</w:t>
        </w:r>
      </w:ins>
      <w:r w:rsidR="00DB031D">
        <w:rPr>
          <w:color w:val="000000" w:themeColor="text1"/>
        </w:rPr>
        <w:t xml:space="preserve"> </w:t>
      </w:r>
      <w:ins w:id="112" w:author="Andy Kleinhesselink" w:date="2019-04-17T17:57:00Z">
        <w:r w:rsidR="006028A3">
          <w:rPr>
            <w:color w:val="000000" w:themeColor="text1"/>
          </w:rPr>
          <w:t xml:space="preserve">the </w:t>
        </w:r>
      </w:ins>
      <w:r w:rsidR="00DB031D">
        <w:rPr>
          <w:color w:val="000000" w:themeColor="text1"/>
        </w:rPr>
        <w:t xml:space="preserve">smaller </w:t>
      </w:r>
      <w:r w:rsidR="00DB031D" w:rsidRPr="00C434EC">
        <w:rPr>
          <w:i/>
          <w:color w:val="000000" w:themeColor="text1"/>
        </w:rPr>
        <w:t>Vulpia</w:t>
      </w:r>
      <w:r w:rsidR="00DB031D">
        <w:rPr>
          <w:color w:val="000000" w:themeColor="text1"/>
        </w:rPr>
        <w:t xml:space="preserve"> seeds may have </w:t>
      </w:r>
      <w:r w:rsidR="009F45AF">
        <w:rPr>
          <w:color w:val="000000" w:themeColor="text1"/>
        </w:rPr>
        <w:t xml:space="preserve">fallen more deeply </w:t>
      </w:r>
      <w:r w:rsidR="00DB031D">
        <w:rPr>
          <w:color w:val="000000" w:themeColor="text1"/>
        </w:rPr>
        <w:t xml:space="preserve">into the moss layer and </w:t>
      </w:r>
      <w:r w:rsidR="009F45AF">
        <w:rPr>
          <w:color w:val="000000" w:themeColor="text1"/>
        </w:rPr>
        <w:t xml:space="preserve">had better access to </w:t>
      </w:r>
      <w:r w:rsidR="00DB031D">
        <w:rPr>
          <w:color w:val="000000" w:themeColor="text1"/>
        </w:rPr>
        <w:t xml:space="preserve">moisture. More detailed observations of the thickness of moss mats across the gradient as well as time courses of seed water status would be needed to test this hypothesis. </w:t>
      </w:r>
    </w:p>
    <w:p w14:paraId="28E6EF4F" w14:textId="4EE799DD" w:rsidR="002B1342" w:rsidRPr="002B1342" w:rsidRDefault="00873789" w:rsidP="002B1342">
      <w:pPr>
        <w:spacing w:after="0"/>
        <w:rPr>
          <w:rFonts w:cs="Times New Roman"/>
          <w:color w:val="000000" w:themeColor="text1"/>
        </w:rPr>
      </w:pPr>
      <w:r w:rsidRPr="00A6092D">
        <w:rPr>
          <w:rFonts w:cs="Times New Roman"/>
          <w:color w:val="000000" w:themeColor="text1"/>
        </w:rPr>
        <w:lastRenderedPageBreak/>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sidR="0025369F">
        <w:rPr>
          <w:rFonts w:cs="Times New Roman"/>
          <w:color w:val="000000" w:themeColor="text1"/>
        </w:rPr>
        <w:t xml:space="preserve">in the more sheltered end of the </w:t>
      </w:r>
      <w:r>
        <w:rPr>
          <w:rFonts w:cs="Times New Roman"/>
          <w:color w:val="000000" w:themeColor="text1"/>
        </w:rPr>
        <w:t>environment</w:t>
      </w:r>
      <w:r w:rsidR="0025369F">
        <w:rPr>
          <w:rFonts w:cs="Times New Roman"/>
          <w:color w:val="000000" w:themeColor="text1"/>
        </w:rPr>
        <w:t>al gradi</w:t>
      </w:r>
      <w:del w:id="113" w:author="Andy Kleinhesselink" w:date="2019-04-17T17:15:00Z">
        <w:r w:rsidR="0025369F" w:rsidDel="001B2977">
          <w:rPr>
            <w:rFonts w:cs="Times New Roman"/>
            <w:color w:val="000000" w:themeColor="text1"/>
          </w:rPr>
          <w:delText>n</w:delText>
        </w:r>
      </w:del>
      <w:r w:rsidR="0025369F">
        <w:rPr>
          <w:rFonts w:cs="Times New Roman"/>
          <w:color w:val="000000" w:themeColor="text1"/>
        </w:rPr>
        <w:t>e</w:t>
      </w:r>
      <w:ins w:id="114" w:author="Andy Kleinhesselink" w:date="2019-04-17T17:15:00Z">
        <w:r w:rsidR="001B2977">
          <w:rPr>
            <w:rFonts w:cs="Times New Roman"/>
            <w:color w:val="000000" w:themeColor="text1"/>
          </w:rPr>
          <w:t>n</w:t>
        </w:r>
      </w:ins>
      <w:r w:rsidR="0025369F">
        <w:rPr>
          <w:rFonts w:cs="Times New Roman"/>
          <w:color w:val="000000" w:themeColor="text1"/>
        </w:rPr>
        <w:t>t</w:t>
      </w:r>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w:t>
      </w:r>
      <w:ins w:id="115" w:author="Andy Kleinhesselink" w:date="2019-04-17T17:57:00Z">
        <w:r w:rsidR="006028A3">
          <w:rPr>
            <w:rFonts w:cs="Times New Roman"/>
            <w:color w:val="000000" w:themeColor="text1"/>
          </w:rPr>
          <w:t>; Table S1 &amp; S3</w:t>
        </w:r>
      </w:ins>
      <w:r w:rsidRPr="00A6092D">
        <w:rPr>
          <w:rFonts w:cs="Times New Roman"/>
          <w:color w:val="000000" w:themeColor="text1"/>
        </w:rPr>
        <w:t>).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r w:rsidR="001411D1">
        <w:rPr>
          <w:rFonts w:cs="Times New Roman"/>
          <w:color w:val="000000" w:themeColor="text1"/>
        </w:rPr>
        <w:t xml:space="preserve">bare sand </w:t>
      </w:r>
      <w:r>
        <w:rPr>
          <w:rFonts w:cs="Times New Roman"/>
          <w:color w:val="000000" w:themeColor="text1"/>
        </w:rPr>
        <w:t xml:space="preserve">and moss removed patches </w:t>
      </w:r>
      <w:r w:rsidR="0025369F">
        <w:rPr>
          <w:rFonts w:cs="Times New Roman"/>
          <w:color w:val="000000" w:themeColor="text1"/>
        </w:rPr>
        <w:t xml:space="preserve">at this end of the environmental gradient is </w:t>
      </w:r>
      <w:r>
        <w:rPr>
          <w:rFonts w:cs="Times New Roman"/>
          <w:color w:val="000000" w:themeColor="text1"/>
        </w:rPr>
        <w:t xml:space="preserve">notable because it is among the strongest effects in the experiment. </w:t>
      </w:r>
      <w:r w:rsidRPr="00A6092D">
        <w:rPr>
          <w:rFonts w:cs="Times New Roman"/>
          <w:color w:val="000000" w:themeColor="text1"/>
        </w:rPr>
        <w:t>This</w:t>
      </w:r>
      <w:r>
        <w:rPr>
          <w:rFonts w:cs="Times New Roman"/>
          <w:color w:val="000000" w:themeColor="text1"/>
        </w:rPr>
        <w:t xml:space="preserve"> </w:t>
      </w:r>
      <w:r w:rsidR="0025369F">
        <w:rPr>
          <w:rFonts w:cs="Times New Roman"/>
          <w:color w:val="000000" w:themeColor="text1"/>
        </w:rPr>
        <w:t>indicates</w:t>
      </w:r>
      <w:r w:rsidRPr="00A6092D">
        <w:rPr>
          <w:rFonts w:cs="Times New Roman"/>
          <w:color w:val="000000" w:themeColor="text1"/>
        </w:rPr>
        <w:t xml:space="preserve"> that the environment created by our removal treatment was somehow different from </w:t>
      </w:r>
      <w:r w:rsidR="0025369F">
        <w:rPr>
          <w:rFonts w:cs="Times New Roman"/>
          <w:color w:val="000000" w:themeColor="text1"/>
        </w:rPr>
        <w:t xml:space="preserve">naturally </w:t>
      </w:r>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r w:rsidR="0025369F">
        <w:rPr>
          <w:rFonts w:cs="Times New Roman"/>
          <w:color w:val="000000" w:themeColor="text1"/>
        </w:rPr>
        <w:t xml:space="preserve"> or</w:t>
      </w:r>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r w:rsidR="005567A7">
        <w:rPr>
          <w:rFonts w:cs="Times New Roman"/>
          <w:color w:val="000000" w:themeColor="text1"/>
        </w:rPr>
        <w:t xml:space="preserve"> Another possibility is the presence </w:t>
      </w:r>
      <w:r w:rsidR="0025369F">
        <w:rPr>
          <w:rFonts w:cs="Times New Roman"/>
          <w:color w:val="000000" w:themeColor="text1"/>
        </w:rPr>
        <w:t>of</w:t>
      </w:r>
      <w:r w:rsidR="005567A7">
        <w:rPr>
          <w:rFonts w:cs="Times New Roman"/>
          <w:color w:val="000000" w:themeColor="text1"/>
        </w:rPr>
        <w:t xml:space="preserve"> cryptic cyanobacterial or algal crust on what we assumed were naturally bare sand patches.  These c</w:t>
      </w:r>
      <w:r w:rsidR="0025369F">
        <w:rPr>
          <w:rFonts w:cs="Times New Roman"/>
          <w:color w:val="000000" w:themeColor="text1"/>
        </w:rPr>
        <w:t>rusts may have</w:t>
      </w:r>
      <w:r w:rsidR="005567A7">
        <w:rPr>
          <w:rFonts w:cs="Times New Roman"/>
          <w:color w:val="000000" w:themeColor="text1"/>
        </w:rPr>
        <w:t xml:space="preserve"> exert</w:t>
      </w:r>
      <w:ins w:id="116" w:author="Andy Kleinhesselink" w:date="2019-04-17T17:58:00Z">
        <w:r w:rsidR="006028A3">
          <w:rPr>
            <w:rFonts w:cs="Times New Roman"/>
            <w:color w:val="000000" w:themeColor="text1"/>
          </w:rPr>
          <w:t>ed</w:t>
        </w:r>
      </w:ins>
      <w:r w:rsidR="005567A7">
        <w:rPr>
          <w:rFonts w:cs="Times New Roman"/>
          <w:color w:val="000000" w:themeColor="text1"/>
        </w:rPr>
        <w:t xml:space="preserve"> a positive effect on </w:t>
      </w:r>
      <w:r w:rsidR="005567A7" w:rsidRPr="002C3CED">
        <w:rPr>
          <w:rFonts w:cs="Times New Roman"/>
          <w:i/>
          <w:color w:val="000000" w:themeColor="text1"/>
        </w:rPr>
        <w:t>Bromus</w:t>
      </w:r>
      <w:r w:rsidR="005567A7">
        <w:rPr>
          <w:rFonts w:cs="Times New Roman"/>
          <w:color w:val="000000" w:themeColor="text1"/>
        </w:rPr>
        <w:t xml:space="preserve"> but would not necessarily be present in the </w:t>
      </w:r>
      <w:r w:rsidR="0025369F">
        <w:rPr>
          <w:rFonts w:cs="Times New Roman"/>
          <w:color w:val="000000" w:themeColor="text1"/>
        </w:rPr>
        <w:t>patches were moss was experimentally removed</w:t>
      </w:r>
      <w:r w:rsidR="005567A7">
        <w:rPr>
          <w:rFonts w:cs="Times New Roman"/>
          <w:color w:val="000000" w:themeColor="text1"/>
        </w:rPr>
        <w:t xml:space="preserve">. </w:t>
      </w:r>
    </w:p>
    <w:p w14:paraId="0EB6E1DB" w14:textId="2C530653" w:rsidR="006F26CF" w:rsidRPr="00A6092D" w:rsidRDefault="00AF68FE" w:rsidP="0025369F">
      <w:pPr>
        <w:spacing w:after="0"/>
        <w:rPr>
          <w:color w:val="000000" w:themeColor="text1"/>
        </w:rPr>
      </w:pPr>
      <w:r w:rsidRPr="00A6092D">
        <w:rPr>
          <w:rFonts w:cs="Times New Roman"/>
          <w:bCs/>
          <w:color w:val="000000" w:themeColor="text1"/>
        </w:rPr>
        <w:t>We expected that the exotic annual grasses in this system would have their performance limited</w:t>
      </w:r>
      <w:r w:rsidR="0025369F">
        <w:rPr>
          <w:rFonts w:cs="Times New Roman"/>
          <w:bCs/>
          <w:color w:val="000000" w:themeColor="text1"/>
        </w:rPr>
        <w:t xml:space="preserve"> at the NW end of the environmental gradient where wind speeds are higher, the sand is coarser and lower in nitrogen content. </w:t>
      </w:r>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r w:rsidR="0025369F">
        <w:rPr>
          <w:rFonts w:cs="Times New Roman"/>
          <w:bCs/>
          <w:color w:val="000000" w:themeColor="text1"/>
        </w:rPr>
        <w:t>at the NW end of the environmental gradient</w:t>
      </w:r>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r w:rsidR="00135E66">
        <w:rPr>
          <w:rFonts w:cs="Times New Roman"/>
          <w:bCs/>
          <w:color w:val="000000" w:themeColor="text1"/>
        </w:rPr>
        <w:t xml:space="preserve">While the </w:t>
      </w:r>
      <w:r w:rsidR="0025369F">
        <w:rPr>
          <w:rFonts w:cs="Times New Roman"/>
          <w:bCs/>
          <w:color w:val="000000" w:themeColor="text1"/>
        </w:rPr>
        <w:t xml:space="preserve">decrease in plant size and biomass </w:t>
      </w:r>
      <w:r w:rsidR="00472CA2">
        <w:rPr>
          <w:rFonts w:cs="Times New Roman"/>
          <w:bCs/>
          <w:color w:val="000000" w:themeColor="text1"/>
        </w:rPr>
        <w:t xml:space="preserve">across the gradient are </w:t>
      </w:r>
      <w:r w:rsidR="0025369F">
        <w:rPr>
          <w:rFonts w:cs="Times New Roman"/>
          <w:bCs/>
          <w:color w:val="000000" w:themeColor="text1"/>
        </w:rPr>
        <w:t xml:space="preserve">suggestive of a stress gradient, this environmental gradient may not be stressful for </w:t>
      </w:r>
      <w:r w:rsidR="00A23B6A" w:rsidRPr="00A6092D">
        <w:rPr>
          <w:rFonts w:cs="Times New Roman"/>
          <w:bCs/>
          <w:color w:val="000000" w:themeColor="text1"/>
        </w:rPr>
        <w:t>these</w:t>
      </w:r>
      <w:r w:rsidR="00472CA2">
        <w:rPr>
          <w:rFonts w:cs="Times New Roman"/>
          <w:bCs/>
          <w:color w:val="000000" w:themeColor="text1"/>
        </w:rPr>
        <w:t xml:space="preserve"> particular</w:t>
      </w:r>
      <w:r w:rsidR="00A23B6A" w:rsidRPr="00A6092D">
        <w:rPr>
          <w:rFonts w:cs="Times New Roman"/>
          <w:bCs/>
          <w:color w:val="000000" w:themeColor="text1"/>
        </w:rPr>
        <w:t xml:space="preserve"> </w:t>
      </w:r>
      <w:r w:rsidR="0025369F">
        <w:rPr>
          <w:rFonts w:cs="Times New Roman"/>
          <w:bCs/>
          <w:color w:val="000000" w:themeColor="text1"/>
        </w:rPr>
        <w:t xml:space="preserve">exotic </w:t>
      </w:r>
      <w:r w:rsidR="00472CA2">
        <w:rPr>
          <w:rFonts w:cs="Times New Roman"/>
          <w:bCs/>
          <w:color w:val="000000" w:themeColor="text1"/>
        </w:rPr>
        <w:t xml:space="preserve">species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r w:rsidR="009F2CD7">
        <w:rPr>
          <w:rFonts w:cs="Times New Roman"/>
          <w:bCs/>
          <w:color w:val="000000" w:themeColor="text1"/>
        </w:rPr>
        <w:t>are</w:t>
      </w:r>
      <w:r w:rsidR="009F2CD7" w:rsidRPr="00A6092D">
        <w:rPr>
          <w:rFonts w:cs="Times New Roman"/>
          <w:bCs/>
          <w:color w:val="000000" w:themeColor="text1"/>
        </w:rPr>
        <w:t xml:space="preserve"> </w:t>
      </w:r>
      <w:r w:rsidRPr="00A6092D">
        <w:rPr>
          <w:rFonts w:cs="Times New Roman"/>
          <w:bCs/>
          <w:color w:val="000000" w:themeColor="text1"/>
        </w:rPr>
        <w:t>limited from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w:t>
      </w:r>
      <w:r w:rsidRPr="00A6092D">
        <w:rPr>
          <w:rFonts w:cs="Times New Roman"/>
          <w:bCs/>
          <w:color w:val="000000" w:themeColor="text1"/>
        </w:rPr>
        <w:lastRenderedPageBreak/>
        <w:t xml:space="preserve">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276EDFF8"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006B60B9">
        <w:rPr>
          <w:rFonts w:cs="Times New Roman"/>
          <w:color w:val="000000" w:themeColor="text1"/>
        </w:rPr>
        <w:t>determining</w:t>
      </w:r>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r w:rsidRPr="00A6092D">
        <w:rPr>
          <w:rFonts w:cs="Times New Roman"/>
          <w:color w:val="000000" w:themeColor="text1"/>
        </w:rPr>
        <w:t xml:space="preserve">exotic </w:t>
      </w:r>
      <w:r w:rsidR="006B60B9">
        <w:rPr>
          <w:rFonts w:cs="Times New Roman"/>
          <w:color w:val="000000" w:themeColor="text1"/>
        </w:rPr>
        <w:t xml:space="preserve">species </w:t>
      </w:r>
      <w:r w:rsidR="00472CA2">
        <w:rPr>
          <w:rFonts w:cs="Times New Roman"/>
          <w:color w:val="000000" w:themeColor="text1"/>
        </w:rPr>
        <w:t>can</w:t>
      </w:r>
      <w:r w:rsidR="00472CA2" w:rsidRPr="00A6092D">
        <w:rPr>
          <w:rFonts w:cs="Times New Roman"/>
          <w:color w:val="000000" w:themeColor="text1"/>
        </w:rPr>
        <w:t xml:space="preserve"> inva</w:t>
      </w:r>
      <w:r w:rsidR="00472CA2">
        <w:rPr>
          <w:rFonts w:cs="Times New Roman"/>
          <w:color w:val="000000" w:themeColor="text1"/>
        </w:rPr>
        <w:t>de</w:t>
      </w:r>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native bryophytes </w:t>
      </w:r>
      <w:r w:rsidR="0053195A">
        <w:rPr>
          <w:rFonts w:cs="Times New Roman"/>
          <w:color w:val="000000" w:themeColor="text1"/>
        </w:rPr>
        <w:t>can also influence the success of exotic vascular plants</w:t>
      </w:r>
      <w:r w:rsidRPr="00A6092D">
        <w:rPr>
          <w:rFonts w:cs="Times New Roman"/>
          <w:color w:val="000000" w:themeColor="text1"/>
        </w:rPr>
        <w:t xml:space="preserve">.  Moreover, we found the effects of </w:t>
      </w:r>
      <w:r w:rsidR="005622D6">
        <w:rPr>
          <w:rFonts w:cs="Times New Roman"/>
          <w:color w:val="000000" w:themeColor="text1"/>
        </w:rPr>
        <w:t>bryophytes</w:t>
      </w:r>
      <w:r w:rsidRPr="00A6092D">
        <w:rPr>
          <w:rFonts w:cs="Times New Roman"/>
          <w:color w:val="000000" w:themeColor="text1"/>
        </w:rPr>
        <w:t xml:space="preserve"> on exotic annual grass establishment depended on environmental context and the vital rate being measured. </w:t>
      </w:r>
      <w:r w:rsidR="005622D6">
        <w:rPr>
          <w:rFonts w:cs="Times New Roman"/>
          <w:color w:val="000000" w:themeColor="text1"/>
        </w:rPr>
        <w:t xml:space="preserve">We find evidence that bryophytes can either compete with or facilitate exotic </w:t>
      </w:r>
      <w:r w:rsidRPr="00A6092D">
        <w:rPr>
          <w:rFonts w:cs="Times New Roman"/>
          <w:color w:val="000000" w:themeColor="text1"/>
        </w:rPr>
        <w:t>vascular plant</w:t>
      </w:r>
      <w:r w:rsidR="005622D6">
        <w:rPr>
          <w:rFonts w:cs="Times New Roman"/>
          <w:color w:val="000000" w:themeColor="text1"/>
        </w:rPr>
        <w:t>s</w:t>
      </w:r>
      <w:r w:rsidRPr="00A6092D">
        <w:rPr>
          <w:rFonts w:cs="Times New Roman"/>
          <w:color w:val="000000" w:themeColor="text1"/>
        </w:rPr>
        <w:t xml:space="preserve"> </w:t>
      </w:r>
      <w:r w:rsidR="005622D6">
        <w:rPr>
          <w:rFonts w:cs="Times New Roman"/>
          <w:color w:val="000000" w:themeColor="text1"/>
        </w:rPr>
        <w:t>and suggests that the</w:t>
      </w:r>
      <w:r w:rsidRPr="00A6092D">
        <w:rPr>
          <w:rFonts w:cs="Times New Roman"/>
          <w:color w:val="000000" w:themeColor="text1"/>
        </w:rPr>
        <w:t xml:space="preserve"> </w:t>
      </w:r>
      <w:r w:rsidR="005622D6">
        <w:rPr>
          <w:rFonts w:cs="Times New Roman"/>
          <w:color w:val="000000" w:themeColor="text1"/>
        </w:rPr>
        <w:t xml:space="preserve">role of native bryophytes </w:t>
      </w:r>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 xml:space="preserve">and Tyler </w:t>
      </w:r>
      <w:proofErr w:type="spellStart"/>
      <w:r w:rsidR="002B1342">
        <w:rPr>
          <w:rFonts w:cs="Times New Roman"/>
          <w:color w:val="000000" w:themeColor="text1"/>
        </w:rPr>
        <w:t>Refsland</w:t>
      </w:r>
      <w:proofErr w:type="spellEnd"/>
      <w:r w:rsidR="002B1342">
        <w:rPr>
          <w:rFonts w:cs="Times New Roman"/>
          <w:color w:val="000000" w:themeColor="text1"/>
        </w:rPr>
        <w:t xml:space="preserve"> for helpful comments on this manuscript</w:t>
      </w:r>
      <w:r w:rsidRPr="00A6092D">
        <w:rPr>
          <w:rFonts w:cs="Times New Roman"/>
          <w:color w:val="000000" w:themeColor="text1"/>
        </w:rPr>
        <w:t xml:space="preserve">.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45589DCF" w:rsidR="009E0CF0" w:rsidRPr="009E0CF0" w:rsidRDefault="000F55B1" w:rsidP="0070421B">
      <w:pPr>
        <w:pStyle w:val="Bibliography"/>
        <w:rPr>
          <w:rFonts w:cs="Times New Roman"/>
        </w:rPr>
      </w:pPr>
      <w:r w:rsidRPr="00A6092D">
        <w:fldChar w:fldCharType="begin"/>
      </w:r>
      <w:r w:rsidR="009E0CF0">
        <w:instrText xml:space="preserve"> ADDIN ZOTERO_BIBL {"uncited":[],"omitted":[],"custom":[]} CSL_BIBLIOGRAPHY </w:instrText>
      </w:r>
      <w:r w:rsidRPr="00A6092D">
        <w:fldChar w:fldCharType="separate"/>
      </w:r>
      <w:r w:rsidR="009E0CF0" w:rsidRPr="009E0CF0">
        <w:rPr>
          <w:rFonts w:cs="Times New Roman"/>
        </w:rPr>
        <w:t>Badano, E. I., E. Villarroel, R. O. Bustamante, P. A. Marquet, and L. A. Cavieres. 2007. Ecosystem engineering facilitates invasions by exotic plants in high-Andean ecosystems. Journal of Ecology 95:682–688.</w:t>
      </w:r>
    </w:p>
    <w:p w14:paraId="006A9518" w14:textId="77777777" w:rsidR="009E0CF0" w:rsidRPr="009E0CF0" w:rsidRDefault="009E0CF0" w:rsidP="0070421B">
      <w:pPr>
        <w:pStyle w:val="Bibliography"/>
        <w:rPr>
          <w:rFonts w:cs="Times New Roman"/>
        </w:rPr>
      </w:pPr>
      <w:r w:rsidRPr="009E0CF0">
        <w:rPr>
          <w:rFonts w:cs="Times New Roman"/>
        </w:rPr>
        <w:t>Barbour, M. G., C. RB, D. FR, and G. MT. 1973. Coastal ecology: Bodega Head. University of California Press, Berkeley.</w:t>
      </w:r>
    </w:p>
    <w:p w14:paraId="13E67391" w14:textId="77777777" w:rsidR="009E0CF0" w:rsidRPr="009E0CF0" w:rsidRDefault="009E0CF0" w:rsidP="0070421B">
      <w:pPr>
        <w:pStyle w:val="Bibliography"/>
        <w:rPr>
          <w:rFonts w:cs="Times New Roman"/>
        </w:rPr>
      </w:pPr>
      <w:r w:rsidRPr="009E0CF0">
        <w:rPr>
          <w:rFonts w:cs="Times New Roman"/>
        </w:rPr>
        <w:t>Bates, D., M. Mächler, B. Bolker, and S. Walker. 2015. Fitting Linear Mixed-Effects Models Using lme4. Journal of Statistical Software 67:1–48.</w:t>
      </w:r>
    </w:p>
    <w:p w14:paraId="0AEC3DD9" w14:textId="77777777" w:rsidR="009E0CF0" w:rsidRPr="009E0CF0" w:rsidRDefault="009E0CF0" w:rsidP="0070421B">
      <w:pPr>
        <w:pStyle w:val="Bibliography"/>
        <w:rPr>
          <w:rFonts w:cs="Times New Roman"/>
        </w:rPr>
      </w:pPr>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p>
    <w:p w14:paraId="240D6757" w14:textId="77777777" w:rsidR="009E0CF0" w:rsidRPr="009E0CF0" w:rsidRDefault="009E0CF0" w:rsidP="0070421B">
      <w:pPr>
        <w:pStyle w:val="Bibliography"/>
        <w:rPr>
          <w:rFonts w:cs="Times New Roman"/>
        </w:rPr>
      </w:pPr>
      <w:r w:rsidRPr="009E0CF0">
        <w:rPr>
          <w:rFonts w:cs="Times New Roman"/>
        </w:rPr>
        <w:t>Bertness, M. D., and R. Callaway. 1994. Positive interactions in communities. Trends in Ecology &amp; Evolution 9:191–193.</w:t>
      </w:r>
    </w:p>
    <w:p w14:paraId="31424AF6" w14:textId="77777777" w:rsidR="009E0CF0" w:rsidRPr="009E0CF0" w:rsidRDefault="009E0CF0" w:rsidP="0070421B">
      <w:pPr>
        <w:pStyle w:val="Bibliography"/>
        <w:rPr>
          <w:rFonts w:cs="Times New Roman"/>
        </w:rPr>
      </w:pPr>
      <w:r w:rsidRPr="009E0CF0">
        <w:rPr>
          <w:rFonts w:cs="Times New Roman"/>
        </w:rPr>
        <w:t>Bowker, M. A. 2007. Biological soil crust rehabilitation in theory and practice: An underexploited opportunity. Restoration Ecology 15:13–23.</w:t>
      </w:r>
    </w:p>
    <w:p w14:paraId="57429319" w14:textId="77777777" w:rsidR="009E0CF0" w:rsidRPr="009E0CF0" w:rsidRDefault="009E0CF0" w:rsidP="0070421B">
      <w:pPr>
        <w:pStyle w:val="Bibliography"/>
        <w:rPr>
          <w:rFonts w:cs="Times New Roman"/>
        </w:rPr>
      </w:pPr>
      <w:r w:rsidRPr="009E0CF0">
        <w:rPr>
          <w:rFonts w:cs="Times New Roman"/>
        </w:rPr>
        <w:t>Bruno, J. F., J. J. Stachowicz, and M. D. Bertness. 2003. Inclusion of facilitation into ecological theory. Trends in Ecology &amp; Evolution 18:119–125.</w:t>
      </w:r>
    </w:p>
    <w:p w14:paraId="30121278" w14:textId="77777777" w:rsidR="009E0CF0" w:rsidRPr="009E0CF0" w:rsidRDefault="009E0CF0" w:rsidP="0070421B">
      <w:pPr>
        <w:pStyle w:val="Bibliography"/>
        <w:rPr>
          <w:rFonts w:cs="Times New Roman"/>
        </w:rPr>
      </w:pPr>
      <w:r w:rsidRPr="009E0CF0">
        <w:rPr>
          <w:rFonts w:cs="Times New Roman"/>
        </w:rPr>
        <w:t>Chiquoine, L. P., S. R. Abella, and M. A. Bowker. 2016. Rapidly restoring biological soil crusts and ecosystem functions in a severely disturbed desert ecosystem. Ecological Applications 26:1260–1272.</w:t>
      </w:r>
    </w:p>
    <w:p w14:paraId="405B4270" w14:textId="77777777" w:rsidR="009E0CF0" w:rsidRPr="009E0CF0" w:rsidRDefault="009E0CF0" w:rsidP="0070421B">
      <w:pPr>
        <w:pStyle w:val="Bibliography"/>
        <w:rPr>
          <w:rFonts w:cs="Times New Roman"/>
        </w:rPr>
      </w:pPr>
      <w:r w:rsidRPr="009E0CF0">
        <w:rPr>
          <w:rFonts w:cs="Times New Roman"/>
        </w:rPr>
        <w:lastRenderedPageBreak/>
        <w:t>Cushman, J. H., C. J. Lortie, and C. E. Christian. 2011. Native herbivores and plant facilitation mediate the performance and distribution of an invasive exotic grass. Journal of Ecology 99:524–531.</w:t>
      </w:r>
    </w:p>
    <w:p w14:paraId="0810890D" w14:textId="77777777" w:rsidR="009E0CF0" w:rsidRPr="009E0CF0" w:rsidRDefault="009E0CF0" w:rsidP="0070421B">
      <w:pPr>
        <w:pStyle w:val="Bibliography"/>
        <w:rPr>
          <w:rFonts w:cs="Times New Roman"/>
        </w:rPr>
      </w:pPr>
      <w:r w:rsidRPr="009E0CF0">
        <w:rPr>
          <w:rFonts w:cs="Times New Roman"/>
        </w:rPr>
        <w:t>Cushman, J. H., J. C. Waller, and D. R. Hoak. 2010. Shrubs as ecosystem engineers in a coastal dune: influences on plant populations, communities and ecosystems. Journal of Vegetation Science 21:821–831.</w:t>
      </w:r>
    </w:p>
    <w:p w14:paraId="7D665A56" w14:textId="77777777" w:rsidR="009E0CF0" w:rsidRPr="009E0CF0" w:rsidRDefault="009E0CF0" w:rsidP="0070421B">
      <w:pPr>
        <w:pStyle w:val="Bibliography"/>
        <w:rPr>
          <w:rFonts w:cs="Times New Roman"/>
        </w:rPr>
      </w:pPr>
      <w:r w:rsidRPr="009E0CF0">
        <w:rPr>
          <w:rFonts w:cs="Times New Roman"/>
        </w:rPr>
        <w:t>Danin, A., S. Rae, M. Barbour, N. Jurjavcic, P. Connors, and E. Uhlinger. 1998. Early primary succession on dunes at Bodega Head, California. Madroño 45:101–109.</w:t>
      </w:r>
    </w:p>
    <w:p w14:paraId="5AA4924C" w14:textId="77777777" w:rsidR="009E0CF0" w:rsidRPr="009E0CF0" w:rsidRDefault="009E0CF0" w:rsidP="0070421B">
      <w:pPr>
        <w:pStyle w:val="Bibliography"/>
        <w:rPr>
          <w:rFonts w:cs="Times New Roman"/>
        </w:rPr>
      </w:pPr>
      <w:r w:rsidRPr="009E0CF0">
        <w:rPr>
          <w:rFonts w:cs="Times New Roman"/>
        </w:rPr>
        <w:t>Deines, L., R. Rosentreter, D. J. Eldridge, and M. D. Serpe. 2007. Germination and seedling establishment of two annual grasses on lichen-dominated biological soil crusts. Plant and Soil 295:23–35.</w:t>
      </w:r>
    </w:p>
    <w:p w14:paraId="768D4D97" w14:textId="77777777" w:rsidR="009E0CF0" w:rsidRPr="009E0CF0" w:rsidRDefault="009E0CF0" w:rsidP="0070421B">
      <w:pPr>
        <w:pStyle w:val="Bibliography"/>
        <w:rPr>
          <w:rFonts w:cs="Times New Roman"/>
        </w:rPr>
      </w:pPr>
      <w:r w:rsidRPr="009E0CF0">
        <w:rPr>
          <w:rFonts w:cs="Times New Roman"/>
        </w:rPr>
        <w:t>Drake, P., H. Grimshaw-Surette, A. Heim, and J. Lundholm. 2018. Mosses inhibit germination of vascular plants on an extensive green roof. Ecological Engineering 117:111–114.</w:t>
      </w:r>
    </w:p>
    <w:p w14:paraId="25E68DD9" w14:textId="77777777" w:rsidR="009E0CF0" w:rsidRPr="009E0CF0" w:rsidRDefault="009E0CF0" w:rsidP="0070421B">
      <w:pPr>
        <w:pStyle w:val="Bibliography"/>
        <w:rPr>
          <w:rFonts w:cs="Times New Roman"/>
        </w:rPr>
      </w:pPr>
      <w:r w:rsidRPr="009E0CF0">
        <w:rPr>
          <w:rFonts w:cs="Times New Roman"/>
        </w:rPr>
        <w:t>Ferrenberg, S., A. M. Faist, A. J. Howell, and S. C. Reed. 2018. Biocrusts enhance soil fertility and Bromus tectorum growth, and interact with warming to influence germination. Plant and Soil 429:7790.</w:t>
      </w:r>
    </w:p>
    <w:p w14:paraId="18DC7834" w14:textId="77777777" w:rsidR="009E0CF0" w:rsidRPr="009E0CF0" w:rsidRDefault="009E0CF0" w:rsidP="0070421B">
      <w:pPr>
        <w:pStyle w:val="Bibliography"/>
        <w:rPr>
          <w:rFonts w:cs="Times New Roman"/>
        </w:rPr>
      </w:pPr>
      <w:r w:rsidRPr="009E0CF0">
        <w:rPr>
          <w:rFonts w:cs="Times New Roman"/>
        </w:rPr>
        <w:t>Griffith, A. B. 2010. Positive effects of native shrubs on Bromus tectorum demography. Ecology 91:141–154.</w:t>
      </w:r>
    </w:p>
    <w:p w14:paraId="5CFC2979" w14:textId="77777777" w:rsidR="009E0CF0" w:rsidRPr="009E0CF0" w:rsidRDefault="009E0CF0" w:rsidP="0070421B">
      <w:pPr>
        <w:pStyle w:val="Bibliography"/>
        <w:rPr>
          <w:rFonts w:cs="Times New Roman"/>
        </w:rPr>
      </w:pPr>
      <w:r w:rsidRPr="009E0CF0">
        <w:rPr>
          <w:rFonts w:cs="Times New Roman"/>
        </w:rPr>
        <w:t>Harrison, S. 1999. Native and alien species diversity at the local and regional scales in a grazed California grassland. Oecologia 121:99–106.</w:t>
      </w:r>
    </w:p>
    <w:p w14:paraId="50CFE4D7" w14:textId="77777777" w:rsidR="009E0CF0" w:rsidRPr="009E0CF0" w:rsidRDefault="009E0CF0" w:rsidP="0070421B">
      <w:pPr>
        <w:pStyle w:val="Bibliography"/>
        <w:rPr>
          <w:rFonts w:cs="Times New Roman"/>
        </w:rPr>
      </w:pPr>
      <w:r w:rsidRPr="009E0CF0">
        <w:rPr>
          <w:rFonts w:cs="Times New Roman"/>
        </w:rPr>
        <w:lastRenderedPageBreak/>
        <w:t>Hernandez, R. R., and D. R. Sandquist. 2011. Disturbance of biological soil crust increases emergence of exotic vascular plants in California sage scrub. Plant Ecology 212:1709.</w:t>
      </w:r>
    </w:p>
    <w:p w14:paraId="528AFCCC" w14:textId="77777777" w:rsidR="009E0CF0" w:rsidRPr="009E0CF0" w:rsidRDefault="009E0CF0" w:rsidP="0070421B">
      <w:pPr>
        <w:pStyle w:val="Bibliography"/>
        <w:rPr>
          <w:rFonts w:cs="Times New Roman"/>
        </w:rPr>
      </w:pPr>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p>
    <w:p w14:paraId="3910FF24" w14:textId="77777777" w:rsidR="009E0CF0" w:rsidRPr="009E0CF0" w:rsidRDefault="009E0CF0" w:rsidP="0070421B">
      <w:pPr>
        <w:pStyle w:val="Bibliography"/>
        <w:rPr>
          <w:rFonts w:cs="Times New Roman"/>
        </w:rPr>
      </w:pPr>
      <w:r w:rsidRPr="009E0CF0">
        <w:rPr>
          <w:rFonts w:cs="Times New Roman"/>
        </w:rPr>
        <w:t>Kennedy, T. A., S. Naeem, K. M. Howe, J. M. H. Knops, D. Tilman, and P. Reich. 2002. Biodiversity as a barrier to ecological invasion. Nature 417:636–638.</w:t>
      </w:r>
    </w:p>
    <w:p w14:paraId="5C18EA88" w14:textId="77777777" w:rsidR="009E0CF0" w:rsidRPr="009E0CF0" w:rsidRDefault="009E0CF0" w:rsidP="0070421B">
      <w:pPr>
        <w:pStyle w:val="Bibliography"/>
        <w:rPr>
          <w:rFonts w:cs="Times New Roman"/>
        </w:rPr>
      </w:pPr>
      <w:r w:rsidRPr="009E0CF0">
        <w:rPr>
          <w:rFonts w:cs="Times New Roman"/>
        </w:rPr>
        <w:t>Kleinhesselink, A. R., S. M. Magnoli, and J. H. Cushman. 2014. Shrubs as ecosystem engineers across an environmental gradient: effects on species richness and exotic plant invasion. Oecologia 175:1277–1290.</w:t>
      </w:r>
    </w:p>
    <w:p w14:paraId="42EA572C" w14:textId="77777777" w:rsidR="009E0CF0" w:rsidRPr="009E0CF0" w:rsidRDefault="009E0CF0" w:rsidP="0070421B">
      <w:pPr>
        <w:pStyle w:val="Bibliography"/>
        <w:rPr>
          <w:rFonts w:cs="Times New Roman"/>
        </w:rPr>
      </w:pPr>
      <w:r w:rsidRPr="009E0CF0">
        <w:rPr>
          <w:rFonts w:cs="Times New Roman"/>
        </w:rPr>
        <w:t>Kraft, N. J. B., P. B. Adler, O. Godoy, E. C. James, S. Fuller, and J. M. Levine. 2014. Community assembly, coexistence and the environmental filtering metaphor. Functional Ecology:n/a-n/a.</w:t>
      </w:r>
    </w:p>
    <w:p w14:paraId="331EFED0" w14:textId="77777777" w:rsidR="009E0CF0" w:rsidRPr="009E0CF0" w:rsidRDefault="009E0CF0" w:rsidP="0070421B">
      <w:pPr>
        <w:pStyle w:val="Bibliography"/>
        <w:rPr>
          <w:rFonts w:cs="Times New Roman"/>
        </w:rPr>
      </w:pPr>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47224482" w14:textId="77777777" w:rsidR="009E0CF0" w:rsidRPr="009E0CF0" w:rsidRDefault="009E0CF0" w:rsidP="0070421B">
      <w:pPr>
        <w:pStyle w:val="Bibliography"/>
        <w:rPr>
          <w:rFonts w:cs="Times New Roman"/>
        </w:rPr>
      </w:pPr>
      <w:r w:rsidRPr="009E0CF0">
        <w:rPr>
          <w:rFonts w:cs="Times New Roman"/>
        </w:rPr>
        <w:t>Lenth, R. V., and M. Hervé. 2015. lsmeans: Least-Squares Means.</w:t>
      </w:r>
    </w:p>
    <w:p w14:paraId="08AB0BFE" w14:textId="77777777" w:rsidR="009E0CF0" w:rsidRPr="009E0CF0" w:rsidRDefault="009E0CF0" w:rsidP="0070421B">
      <w:pPr>
        <w:pStyle w:val="Bibliography"/>
        <w:rPr>
          <w:rFonts w:cs="Times New Roman"/>
        </w:rPr>
      </w:pPr>
      <w:r w:rsidRPr="009E0CF0">
        <w:rPr>
          <w:rFonts w:cs="Times New Roman"/>
        </w:rPr>
        <w:t>Levine, J. M. 2000. Species Diversity and Biological Invasions: Relating Local Process to Community Pattern. Science 288:852–854.</w:t>
      </w:r>
    </w:p>
    <w:p w14:paraId="24F7BDCE" w14:textId="77777777" w:rsidR="009E0CF0" w:rsidRPr="009E0CF0" w:rsidRDefault="009E0CF0" w:rsidP="0070421B">
      <w:pPr>
        <w:pStyle w:val="Bibliography"/>
        <w:rPr>
          <w:rFonts w:cs="Times New Roman"/>
        </w:rPr>
      </w:pPr>
      <w:r w:rsidRPr="009E0CF0">
        <w:rPr>
          <w:rFonts w:cs="Times New Roman"/>
        </w:rPr>
        <w:t>Lortie, C. J., and J. H. Cushman. 2007. Effects of a directional abiotic gradient on plant community dynamics and invasion in a coastal dune system. Journal of Ecology 95:468–481.</w:t>
      </w:r>
    </w:p>
    <w:p w14:paraId="4F3959F5" w14:textId="77777777" w:rsidR="009E0CF0" w:rsidRPr="009E0CF0" w:rsidRDefault="009E0CF0" w:rsidP="0070421B">
      <w:pPr>
        <w:pStyle w:val="Bibliography"/>
        <w:rPr>
          <w:rFonts w:cs="Times New Roman"/>
        </w:rPr>
      </w:pPr>
      <w:r w:rsidRPr="009E0CF0">
        <w:rPr>
          <w:rFonts w:cs="Times New Roman"/>
        </w:rPr>
        <w:lastRenderedPageBreak/>
        <w:t>MacDougall, A. s., J. Boucher, R. Turkington, and G. e. Bradfield. 2006. Patterns of plant invasion along an environmental stress gradient. Journal of Vegetation Science 17:47–56.</w:t>
      </w:r>
    </w:p>
    <w:p w14:paraId="663CE8D7" w14:textId="77777777" w:rsidR="009E0CF0" w:rsidRPr="009E0CF0" w:rsidRDefault="009E0CF0" w:rsidP="0070421B">
      <w:pPr>
        <w:pStyle w:val="Bibliography"/>
        <w:rPr>
          <w:rFonts w:cs="Times New Roman"/>
        </w:rPr>
      </w:pPr>
      <w:r w:rsidRPr="009E0CF0">
        <w:rPr>
          <w:rFonts w:cs="Times New Roman"/>
        </w:rPr>
        <w:t>McNeil, S. G., and J. H. Cushman. 2005. Indirect effects of deer herbivory on local nitrogen availability in a coastal dune ecosystem. Oikos 110:124–132.</w:t>
      </w:r>
    </w:p>
    <w:p w14:paraId="49BD5BF8" w14:textId="77777777" w:rsidR="009E0CF0" w:rsidRPr="009E0CF0" w:rsidRDefault="009E0CF0" w:rsidP="0070421B">
      <w:pPr>
        <w:pStyle w:val="Bibliography"/>
        <w:rPr>
          <w:rFonts w:cs="Times New Roman"/>
        </w:rPr>
      </w:pPr>
      <w:r w:rsidRPr="009E0CF0">
        <w:rPr>
          <w:rFonts w:cs="Times New Roman"/>
        </w:rPr>
        <w:t>Michel, P., D. J. Burritt, and W. G. Lee. 2011. Bryophytes display allelopathic interactions with tree species in native forest ecosystems. Oikos 120:1272–1280.</w:t>
      </w:r>
    </w:p>
    <w:p w14:paraId="007E0719" w14:textId="77777777" w:rsidR="009E0CF0" w:rsidRPr="009E0CF0" w:rsidRDefault="009E0CF0" w:rsidP="0070421B">
      <w:pPr>
        <w:pStyle w:val="Bibliography"/>
        <w:rPr>
          <w:rFonts w:cs="Times New Roman"/>
        </w:rPr>
      </w:pPr>
      <w:r w:rsidRPr="009E0CF0">
        <w:rPr>
          <w:rFonts w:cs="Times New Roman"/>
        </w:rPr>
        <w:t>Morgan, J. W. 2006. Bryophyte Mats Inhibit Germination of Non-native Species in Burnt Temperate Native Grassland Remnants. Biological Invasions 8:159–168.</w:t>
      </w:r>
    </w:p>
    <w:p w14:paraId="7DE300ED" w14:textId="77777777" w:rsidR="009E0CF0" w:rsidRPr="009E0CF0" w:rsidRDefault="009E0CF0" w:rsidP="0070421B">
      <w:pPr>
        <w:pStyle w:val="Bibliography"/>
        <w:rPr>
          <w:rFonts w:cs="Times New Roman"/>
        </w:rPr>
      </w:pPr>
      <w:r w:rsidRPr="009E0CF0">
        <w:rPr>
          <w:rFonts w:cs="Times New Roman"/>
        </w:rPr>
        <w:t>Pendleton, R. L., B. K. Pendleton, G. L. Howard, and S. D. Warren. 2003. Growth and Nutrient Content of Herbaceous Seedlings Associated with Biological Soil Crusts. Arid Land Research and Management 17:271–281.</w:t>
      </w:r>
    </w:p>
    <w:p w14:paraId="08A782CE" w14:textId="77777777" w:rsidR="009E0CF0" w:rsidRPr="009E0CF0" w:rsidRDefault="009E0CF0" w:rsidP="0070421B">
      <w:pPr>
        <w:pStyle w:val="Bibliography"/>
        <w:rPr>
          <w:rFonts w:cs="Times New Roman"/>
        </w:rPr>
      </w:pPr>
      <w:r w:rsidRPr="009E0CF0">
        <w:rPr>
          <w:rFonts w:cs="Times New Roman"/>
        </w:rPr>
        <w:t>R Core Team. 2015. R: A Language and Environment for Statistical Computing. R Foundation for Statistical Computing, Vienna, Austria.</w:t>
      </w:r>
    </w:p>
    <w:p w14:paraId="1D51DDD9" w14:textId="77777777" w:rsidR="009E0CF0" w:rsidRPr="009E0CF0" w:rsidRDefault="009E0CF0" w:rsidP="0070421B">
      <w:pPr>
        <w:pStyle w:val="Bibliography"/>
        <w:rPr>
          <w:rFonts w:cs="Times New Roman"/>
        </w:rPr>
      </w:pPr>
      <w:r w:rsidRPr="009E0CF0">
        <w:rPr>
          <w:rFonts w:cs="Times New Roman"/>
        </w:rPr>
        <w:t>Rayburn, A. P., J. B. Davidson, and H. M. White. 2012. Possible Effects of Moss on Distribution and Performance of a Threatened Endemic Primrose. Western North American Naturalist 72:84–92.</w:t>
      </w:r>
    </w:p>
    <w:p w14:paraId="68B88C78" w14:textId="77777777" w:rsidR="009E0CF0" w:rsidRPr="009E0CF0" w:rsidRDefault="009E0CF0" w:rsidP="0070421B">
      <w:pPr>
        <w:pStyle w:val="Bibliography"/>
        <w:rPr>
          <w:rFonts w:cs="Times New Roman"/>
        </w:rPr>
      </w:pPr>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p>
    <w:p w14:paraId="0AF1D21B" w14:textId="77777777" w:rsidR="009E0CF0" w:rsidRPr="009E0CF0" w:rsidRDefault="009E0CF0" w:rsidP="0070421B">
      <w:pPr>
        <w:pStyle w:val="Bibliography"/>
        <w:rPr>
          <w:rFonts w:cs="Times New Roman"/>
        </w:rPr>
      </w:pPr>
      <w:r w:rsidRPr="009E0CF0">
        <w:rPr>
          <w:rFonts w:cs="Times New Roman"/>
        </w:rPr>
        <w:t>Royal Botanic Gardens, Kew. 2019. Seed Information Database. http://data.kew.org/sid/citing.html.</w:t>
      </w:r>
    </w:p>
    <w:p w14:paraId="7A16089B" w14:textId="77777777" w:rsidR="009E0CF0" w:rsidRPr="009E0CF0" w:rsidRDefault="009E0CF0" w:rsidP="0070421B">
      <w:pPr>
        <w:pStyle w:val="Bibliography"/>
        <w:rPr>
          <w:rFonts w:cs="Times New Roman"/>
        </w:rPr>
      </w:pPr>
      <w:r w:rsidRPr="009E0CF0">
        <w:rPr>
          <w:rFonts w:cs="Times New Roman"/>
        </w:rPr>
        <w:lastRenderedPageBreak/>
        <w:t>Sand-Jensen, K., and K. J. Hammer. 2012. Moss cushions facilitate water and nutrient supply for plant species on bare limestone pavements. Oecologia 170:305–312.</w:t>
      </w:r>
    </w:p>
    <w:p w14:paraId="3A55285B" w14:textId="77777777" w:rsidR="009E0CF0" w:rsidRPr="009E0CF0" w:rsidRDefault="009E0CF0" w:rsidP="0070421B">
      <w:pPr>
        <w:pStyle w:val="Bibliography"/>
        <w:rPr>
          <w:rFonts w:cs="Times New Roman"/>
        </w:rPr>
      </w:pPr>
      <w:r w:rsidRPr="009E0CF0">
        <w:rPr>
          <w:rFonts w:cs="Times New Roman"/>
        </w:rPr>
        <w:t>Serpe, M., J. Orm, T. Barkes, and R. Rosentreter. 2006. Germination and seed water status of four grasses on moss-dominated biological soil crusts from arid lands. Plant Ecology 185:163–178.</w:t>
      </w:r>
    </w:p>
    <w:p w14:paraId="6FFA033F" w14:textId="77777777" w:rsidR="009E0CF0" w:rsidRPr="009E0CF0" w:rsidRDefault="009E0CF0" w:rsidP="0070421B">
      <w:pPr>
        <w:pStyle w:val="Bibliography"/>
        <w:rPr>
          <w:rFonts w:cs="Times New Roman"/>
        </w:rPr>
      </w:pPr>
      <w:r w:rsidRPr="009E0CF0">
        <w:rPr>
          <w:rFonts w:cs="Times New Roman"/>
        </w:rPr>
        <w:t>Zamfir, M. 2000. Effects of bryophytes and lichens on seedling emergence of alvar plants: evidence from greenhouse experiments. Oikos 88:603–611.</w:t>
      </w:r>
    </w:p>
    <w:p w14:paraId="75871553" w14:textId="77777777" w:rsidR="009E0CF0" w:rsidRDefault="000F55B1">
      <w:pPr>
        <w:pStyle w:val="Bibliography"/>
      </w:pPr>
      <w:r w:rsidRPr="00A6092D">
        <w:fldChar w:fldCharType="end"/>
      </w:r>
    </w:p>
    <w:p w14:paraId="62833417" w14:textId="77777777" w:rsidR="009E0CF0" w:rsidRDefault="009E0CF0">
      <w:pPr>
        <w:spacing w:after="0" w:line="240" w:lineRule="auto"/>
        <w:ind w:firstLine="0"/>
      </w:pPr>
      <w:r>
        <w:br w:type="page"/>
      </w:r>
    </w:p>
    <w:p w14:paraId="00BD893F" w14:textId="5A49F685" w:rsidR="00844E9C" w:rsidRPr="005A5F58" w:rsidRDefault="005A5F58" w:rsidP="0070421B">
      <w:pPr>
        <w:pStyle w:val="Bibliography"/>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73D8788C"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r w:rsidR="000C5D22">
        <w:rPr>
          <w:b w:val="0"/>
          <w:color w:val="000000" w:themeColor="text1"/>
          <w:sz w:val="24"/>
        </w:rPr>
        <w:t>environmental</w:t>
      </w:r>
      <w:r w:rsidR="000C5D22" w:rsidRPr="00A23B6A">
        <w:rPr>
          <w:b w:val="0"/>
          <w:color w:val="000000" w:themeColor="text1"/>
          <w:sz w:val="24"/>
        </w:rPr>
        <w:t xml:space="preserve"> </w:t>
      </w:r>
      <w:r w:rsidRPr="00A23B6A">
        <w:rPr>
          <w:b w:val="0"/>
          <w:color w:val="000000" w:themeColor="text1"/>
          <w:sz w:val="24"/>
        </w:rPr>
        <w:t xml:space="preserve">gradient. Lines show quadratic regression fitted to points. </w:t>
      </w:r>
      <w:r w:rsidR="000C5D22">
        <w:rPr>
          <w:b w:val="0"/>
          <w:color w:val="000000" w:themeColor="text1"/>
          <w:sz w:val="24"/>
        </w:rPr>
        <w:t>Wind speed and sand particle size increase towards the NW end of the gradient</w:t>
      </w:r>
      <w:r w:rsidR="00EB72C7">
        <w:rPr>
          <w:b w:val="0"/>
          <w:color w:val="000000" w:themeColor="text1"/>
          <w:sz w:val="24"/>
        </w:rPr>
        <w:t>, along with other changes</w:t>
      </w:r>
      <w:r w:rsidR="000C5D22">
        <w:rPr>
          <w:b w:val="0"/>
          <w:color w:val="000000" w:themeColor="text1"/>
          <w:sz w:val="24"/>
        </w:rPr>
        <w:t xml:space="preserve">. </w:t>
      </w:r>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1D6E1E7E"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71260CF5">
            <wp:extent cx="4724859"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59" cy="5315467"/>
                    </a:xfrm>
                    <a:prstGeom prst="rect">
                      <a:avLst/>
                    </a:prstGeom>
                  </pic:spPr>
                </pic:pic>
              </a:graphicData>
            </a:graphic>
          </wp:inline>
        </w:drawing>
      </w:r>
    </w:p>
    <w:p w14:paraId="74257F18" w14:textId="5744AAFD"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r w:rsidR="00EB72C7">
        <w:rPr>
          <w:rFonts w:cs="Times New Roman"/>
          <w:color w:val="000000" w:themeColor="text1"/>
          <w:szCs w:val="24"/>
        </w:rPr>
        <w:t xml:space="preserve">in patches of </w:t>
      </w:r>
      <w:r w:rsidRPr="00E03101">
        <w:rPr>
          <w:rFonts w:cs="Times New Roman"/>
          <w:color w:val="000000" w:themeColor="text1"/>
          <w:szCs w:val="24"/>
        </w:rPr>
        <w:t>moss, bare sand,</w:t>
      </w:r>
      <w:r w:rsidR="00EB72C7">
        <w:rPr>
          <w:rFonts w:cs="Times New Roman"/>
          <w:color w:val="000000" w:themeColor="text1"/>
          <w:szCs w:val="24"/>
        </w:rPr>
        <w:t xml:space="preserve"> or where </w:t>
      </w:r>
      <w:r w:rsidRPr="00E03101">
        <w:rPr>
          <w:rFonts w:cs="Times New Roman"/>
          <w:color w:val="000000" w:themeColor="text1"/>
          <w:szCs w:val="24"/>
        </w:rPr>
        <w:t xml:space="preserve">moss </w:t>
      </w:r>
      <w:r w:rsidR="00EB72C7">
        <w:rPr>
          <w:rFonts w:cs="Times New Roman"/>
          <w:color w:val="000000" w:themeColor="text1"/>
          <w:szCs w:val="24"/>
        </w:rPr>
        <w:t xml:space="preserve">was </w:t>
      </w:r>
      <w:r w:rsidR="00EB72C7" w:rsidRPr="00E03101">
        <w:rPr>
          <w:rFonts w:cs="Times New Roman"/>
          <w:color w:val="000000" w:themeColor="text1"/>
          <w:szCs w:val="24"/>
        </w:rPr>
        <w:t>remov</w:t>
      </w:r>
      <w:r w:rsidR="00EB72C7">
        <w:rPr>
          <w:rFonts w:cs="Times New Roman"/>
          <w:color w:val="000000" w:themeColor="text1"/>
          <w:szCs w:val="24"/>
        </w:rPr>
        <w:t xml:space="preserve">ed </w:t>
      </w:r>
      <w:r w:rsidRPr="00E03101">
        <w:rPr>
          <w:rFonts w:cs="Times New Roman"/>
          <w:color w:val="000000" w:themeColor="text1"/>
          <w:szCs w:val="24"/>
        </w:rPr>
        <w:t xml:space="preserve">at </w:t>
      </w:r>
      <w:r w:rsidR="00EB72C7">
        <w:rPr>
          <w:rFonts w:cs="Times New Roman"/>
          <w:color w:val="000000" w:themeColor="text1"/>
          <w:szCs w:val="24"/>
        </w:rPr>
        <w:t>the SE and NW end of the environmental gradient</w:t>
      </w:r>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r w:rsidR="00EB72C7">
        <w:rPr>
          <w:color w:val="000000" w:themeColor="text1"/>
          <w:szCs w:val="24"/>
        </w:rPr>
        <w:t>m</w:t>
      </w:r>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13E5E4A7" w14:textId="0A08E23E" w:rsidR="002C1DDC" w:rsidRDefault="002C1DDC" w:rsidP="002C1DDC">
      <w:pPr>
        <w:ind w:firstLine="0"/>
        <w:rPr>
          <w:ins w:id="117" w:author="Andy Kleinhesselink" w:date="2019-04-17T16:12:00Z"/>
          <w:b/>
        </w:rPr>
      </w:pPr>
      <w:ins w:id="118" w:author="Andy Kleinhesselink" w:date="2019-04-17T16:12:00Z">
        <w:r w:rsidRPr="001E19A3">
          <w:rPr>
            <w:b/>
          </w:rPr>
          <w:lastRenderedPageBreak/>
          <w:t xml:space="preserve">Supporting Information—Additional </w:t>
        </w:r>
        <w:r>
          <w:rPr>
            <w:b/>
          </w:rPr>
          <w:t>Tables</w:t>
        </w:r>
        <w:r w:rsidRPr="001E19A3">
          <w:rPr>
            <w:b/>
          </w:rPr>
          <w:t xml:space="preserve"> for “Effects of Native Bryophytes on Exotic Grass Invasion</w:t>
        </w:r>
        <w:r>
          <w:rPr>
            <w:b/>
          </w:rPr>
          <w:t xml:space="preserve"> Across an Environmental Gradient</w:t>
        </w:r>
        <w:r w:rsidRPr="001E19A3">
          <w:rPr>
            <w:b/>
          </w:rPr>
          <w:t>”</w:t>
        </w:r>
      </w:ins>
    </w:p>
    <w:p w14:paraId="4932593A" w14:textId="6D7AD400" w:rsidR="002A59FC" w:rsidRDefault="002C1DDC" w:rsidP="004B6AB3">
      <w:pPr>
        <w:spacing w:after="0"/>
        <w:ind w:firstLine="0"/>
        <w:rPr>
          <w:ins w:id="119" w:author="Andy Kleinhesselink" w:date="2019-04-17T17:06:00Z"/>
          <w:b/>
          <w:bCs/>
        </w:rPr>
      </w:pPr>
      <w:bookmarkStart w:id="120" w:name="X945823673ebe08e8ded456caa1cf69a0d392f76"/>
      <w:ins w:id="121" w:author="Andy Kleinhesselink" w:date="2019-04-17T16:12:00Z">
        <w:r w:rsidRPr="002C1DDC">
          <w:rPr>
            <w:b/>
            <w:bCs/>
          </w:rPr>
          <w:t xml:space="preserve">Table </w:t>
        </w:r>
      </w:ins>
      <w:ins w:id="122" w:author="Andy Kleinhesselink" w:date="2019-04-17T16:13:00Z">
        <w:r>
          <w:rPr>
            <w:b/>
            <w:bCs/>
          </w:rPr>
          <w:t>S1</w:t>
        </w:r>
      </w:ins>
      <w:ins w:id="123" w:author="Andy Kleinhesselink" w:date="2019-04-17T16:12:00Z">
        <w:r w:rsidRPr="002C1DDC">
          <w:rPr>
            <w:b/>
            <w:bCs/>
          </w:rPr>
          <w:t xml:space="preserve">. Multiple comparison test </w:t>
        </w:r>
        <w:r w:rsidRPr="002C1DDC">
          <w:rPr>
            <w:b/>
            <w:bCs/>
            <w:i/>
            <w:rPrChange w:id="124" w:author="Andy Kleinhesselink" w:date="2019-04-17T16:15:00Z">
              <w:rPr>
                <w:b/>
                <w:bCs/>
              </w:rPr>
            </w:rPrChange>
          </w:rPr>
          <w:t>Bromus</w:t>
        </w:r>
        <w:r w:rsidRPr="002C1DDC">
          <w:rPr>
            <w:b/>
            <w:bCs/>
          </w:rPr>
          <w:t xml:space="preserve"> survival. </w:t>
        </w:r>
      </w:ins>
      <w:ins w:id="125" w:author="Andy Kleinhesselink" w:date="2019-04-17T16:20:00Z">
        <w:r w:rsidR="00021179" w:rsidRPr="00021179">
          <w:rPr>
            <w:b/>
            <w:bCs/>
          </w:rPr>
          <w:t xml:space="preserve">Results are given on the log odds ratio (not the response) scale. </w:t>
        </w:r>
      </w:ins>
      <w:ins w:id="126" w:author="Andy Kleinhesselink" w:date="2019-04-17T18:04:00Z">
        <w:r w:rsidR="00952902">
          <w:rPr>
            <w:b/>
            <w:bCs/>
          </w:rPr>
          <w:t>Contrasts between moss treatments are conditioned on gradient position</w:t>
        </w:r>
      </w:ins>
      <w:ins w:id="127" w:author="Andy Kleinhesselink" w:date="2019-04-17T18:03:00Z">
        <w:r w:rsidR="00952902">
          <w:rPr>
            <w:b/>
            <w:bCs/>
          </w:rPr>
          <w:t xml:space="preserve">. </w:t>
        </w:r>
      </w:ins>
      <w:ins w:id="128" w:author="Andy Kleinhesselink" w:date="2019-04-17T16:12:00Z">
        <w:r w:rsidRPr="002C1DDC">
          <w:rPr>
            <w:b/>
            <w:bCs/>
          </w:rPr>
          <w:t xml:space="preserve">P-values are adjusted by </w:t>
        </w:r>
      </w:ins>
      <w:ins w:id="129" w:author="Andy Kleinhesselink" w:date="2019-04-17T16:14:00Z">
        <w:r w:rsidRPr="002C1DDC">
          <w:rPr>
            <w:b/>
            <w:color w:val="000000" w:themeColor="text1"/>
            <w:rPrChange w:id="130" w:author="Andy Kleinhesselink" w:date="2019-04-17T16:15:00Z">
              <w:rPr>
                <w:color w:val="000000" w:themeColor="text1"/>
              </w:rPr>
            </w:rPrChange>
          </w:rPr>
          <w:t xml:space="preserve">Šidák </w:t>
        </w:r>
      </w:ins>
      <w:ins w:id="131" w:author="Andy Kleinhesselink" w:date="2019-04-17T16:12:00Z">
        <w:r w:rsidRPr="002C1DDC">
          <w:rPr>
            <w:b/>
            <w:bCs/>
          </w:rPr>
          <w:t>method for three tests</w:t>
        </w:r>
      </w:ins>
      <w:ins w:id="132" w:author="Andy Kleinhesselink" w:date="2019-04-17T16:15:00Z">
        <w:r>
          <w:rPr>
            <w:b/>
            <w:bCs/>
          </w:rPr>
          <w:t xml:space="preserve"> implemented with the </w:t>
        </w:r>
        <w:proofErr w:type="spellStart"/>
        <w:r>
          <w:rPr>
            <w:b/>
            <w:bCs/>
          </w:rPr>
          <w:t>emmeans</w:t>
        </w:r>
        <w:proofErr w:type="spellEnd"/>
        <w:r>
          <w:rPr>
            <w:b/>
            <w:bCs/>
          </w:rPr>
          <w:t xml:space="preserve"> package in R</w:t>
        </w:r>
      </w:ins>
      <w:ins w:id="133" w:author="Andy Kleinhesselink" w:date="2019-04-17T16:12:00Z">
        <w:r w:rsidRPr="002C1DDC">
          <w:rPr>
            <w:b/>
            <w:bCs/>
          </w:rPr>
          <w:t>.</w:t>
        </w:r>
      </w:ins>
      <w:bookmarkEnd w:id="120"/>
    </w:p>
    <w:tbl>
      <w:tblPr>
        <w:tblStyle w:val="PlainTable2"/>
        <w:tblW w:w="5000" w:type="pct"/>
        <w:tblLook w:val="0620" w:firstRow="1" w:lastRow="0" w:firstColumn="0" w:lastColumn="0" w:noHBand="1" w:noVBand="1"/>
        <w:tblPrChange w:id="134" w:author="Andy Kleinhesselink" w:date="2019-04-17T17:08:00Z">
          <w:tblPr>
            <w:tblStyle w:val="Table"/>
            <w:tblW w:w="5000" w:type="pct"/>
            <w:tblLook w:val="07E0" w:firstRow="1" w:lastRow="1" w:firstColumn="1" w:lastColumn="1" w:noHBand="1" w:noVBand="1"/>
          </w:tblPr>
        </w:tblPrChange>
      </w:tblPr>
      <w:tblGrid>
        <w:gridCol w:w="3226"/>
        <w:gridCol w:w="1245"/>
        <w:gridCol w:w="1297"/>
        <w:gridCol w:w="1337"/>
        <w:gridCol w:w="554"/>
        <w:gridCol w:w="820"/>
        <w:gridCol w:w="881"/>
        <w:tblGridChange w:id="135">
          <w:tblGrid>
            <w:gridCol w:w="3329"/>
            <w:gridCol w:w="1204"/>
            <w:gridCol w:w="1255"/>
            <w:gridCol w:w="1283"/>
            <w:gridCol w:w="571"/>
            <w:gridCol w:w="809"/>
            <w:gridCol w:w="909"/>
          </w:tblGrid>
        </w:tblGridChange>
      </w:tblGrid>
      <w:tr w:rsidR="004B6AB3" w14:paraId="54052BB7" w14:textId="77777777" w:rsidTr="0056318E">
        <w:trPr>
          <w:cnfStyle w:val="100000000000" w:firstRow="1" w:lastRow="0" w:firstColumn="0" w:lastColumn="0" w:oddVBand="0" w:evenVBand="0" w:oddHBand="0" w:evenHBand="0" w:firstRowFirstColumn="0" w:firstRowLastColumn="0" w:lastRowFirstColumn="0" w:lastRowLastColumn="0"/>
          <w:ins w:id="136" w:author="Andy Kleinhesselink" w:date="2019-04-17T17:06:00Z"/>
        </w:trPr>
        <w:tc>
          <w:tcPr>
            <w:tcW w:w="0" w:type="auto"/>
            <w:tcPrChange w:id="137" w:author="Andy Kleinhesselink" w:date="2019-04-17T17:08:00Z">
              <w:tcPr>
                <w:tcW w:w="0" w:type="auto"/>
                <w:tcBorders>
                  <w:bottom w:val="single" w:sz="0" w:space="0" w:color="auto"/>
                </w:tcBorders>
                <w:vAlign w:val="bottom"/>
              </w:tcPr>
            </w:tcPrChange>
          </w:tcPr>
          <w:p w14:paraId="5548D156"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38" w:author="Andy Kleinhesselink" w:date="2019-04-17T17:06:00Z"/>
              </w:rPr>
            </w:pPr>
            <w:ins w:id="139" w:author="Andy Kleinhesselink" w:date="2019-04-17T17:06:00Z">
              <w:r>
                <w:t>Contrast</w:t>
              </w:r>
            </w:ins>
          </w:p>
        </w:tc>
        <w:tc>
          <w:tcPr>
            <w:tcW w:w="0" w:type="auto"/>
            <w:tcPrChange w:id="140" w:author="Andy Kleinhesselink" w:date="2019-04-17T17:08:00Z">
              <w:tcPr>
                <w:tcW w:w="0" w:type="auto"/>
                <w:tcBorders>
                  <w:bottom w:val="single" w:sz="0" w:space="0" w:color="auto"/>
                </w:tcBorders>
                <w:vAlign w:val="bottom"/>
              </w:tcPr>
            </w:tcPrChange>
          </w:tcPr>
          <w:p w14:paraId="6593B53E"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41" w:author="Andy Kleinhesselink" w:date="2019-04-17T17:06:00Z"/>
              </w:rPr>
            </w:pPr>
            <w:ins w:id="142" w:author="Andy Kleinhesselink" w:date="2019-04-17T17:06:00Z">
              <w:r>
                <w:t>position</w:t>
              </w:r>
            </w:ins>
          </w:p>
        </w:tc>
        <w:tc>
          <w:tcPr>
            <w:tcW w:w="0" w:type="auto"/>
            <w:tcPrChange w:id="143" w:author="Andy Kleinhesselink" w:date="2019-04-17T17:08:00Z">
              <w:tcPr>
                <w:tcW w:w="0" w:type="auto"/>
                <w:tcBorders>
                  <w:bottom w:val="single" w:sz="0" w:space="0" w:color="auto"/>
                </w:tcBorders>
                <w:vAlign w:val="bottom"/>
              </w:tcPr>
            </w:tcPrChange>
          </w:tcPr>
          <w:p w14:paraId="6E9D0607"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44" w:author="Andy Kleinhesselink" w:date="2019-04-17T17:06:00Z"/>
              </w:rPr>
            </w:pPr>
            <w:ins w:id="145" w:author="Andy Kleinhesselink" w:date="2019-04-17T17:06:00Z">
              <w:r>
                <w:t>estimate</w:t>
              </w:r>
            </w:ins>
          </w:p>
        </w:tc>
        <w:tc>
          <w:tcPr>
            <w:tcW w:w="0" w:type="auto"/>
            <w:tcPrChange w:id="146" w:author="Andy Kleinhesselink" w:date="2019-04-17T17:08:00Z">
              <w:tcPr>
                <w:tcW w:w="0" w:type="auto"/>
                <w:tcBorders>
                  <w:bottom w:val="single" w:sz="0" w:space="0" w:color="auto"/>
                </w:tcBorders>
                <w:vAlign w:val="bottom"/>
              </w:tcPr>
            </w:tcPrChange>
          </w:tcPr>
          <w:p w14:paraId="18FD3A13"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47" w:author="Andy Kleinhesselink" w:date="2019-04-17T17:06:00Z"/>
              </w:rPr>
            </w:pPr>
            <w:proofErr w:type="spellStart"/>
            <w:ins w:id="148" w:author="Andy Kleinhesselink" w:date="2019-04-17T17:06:00Z">
              <w:r>
                <w:t>std.error</w:t>
              </w:r>
              <w:proofErr w:type="spellEnd"/>
            </w:ins>
          </w:p>
        </w:tc>
        <w:tc>
          <w:tcPr>
            <w:tcW w:w="0" w:type="auto"/>
            <w:tcPrChange w:id="149" w:author="Andy Kleinhesselink" w:date="2019-04-17T17:08:00Z">
              <w:tcPr>
                <w:tcW w:w="0" w:type="auto"/>
                <w:tcBorders>
                  <w:bottom w:val="single" w:sz="0" w:space="0" w:color="auto"/>
                </w:tcBorders>
                <w:vAlign w:val="bottom"/>
              </w:tcPr>
            </w:tcPrChange>
          </w:tcPr>
          <w:p w14:paraId="45A9A45F"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50" w:author="Andy Kleinhesselink" w:date="2019-04-17T17:06:00Z"/>
              </w:rPr>
            </w:pPr>
            <w:ins w:id="151" w:author="Andy Kleinhesselink" w:date="2019-04-17T17:06:00Z">
              <w:r>
                <w:t>df</w:t>
              </w:r>
            </w:ins>
          </w:p>
        </w:tc>
        <w:tc>
          <w:tcPr>
            <w:tcW w:w="0" w:type="auto"/>
            <w:tcPrChange w:id="152" w:author="Andy Kleinhesselink" w:date="2019-04-17T17:08:00Z">
              <w:tcPr>
                <w:tcW w:w="0" w:type="auto"/>
                <w:tcBorders>
                  <w:bottom w:val="single" w:sz="0" w:space="0" w:color="auto"/>
                </w:tcBorders>
                <w:vAlign w:val="bottom"/>
              </w:tcPr>
            </w:tcPrChange>
          </w:tcPr>
          <w:p w14:paraId="1813B691"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53" w:author="Andy Kleinhesselink" w:date="2019-04-17T17:06:00Z"/>
              </w:rPr>
            </w:pPr>
            <w:ins w:id="154" w:author="Andy Kleinhesselink" w:date="2019-04-17T17:06:00Z">
              <w:r>
                <w:t>z-</w:t>
              </w:r>
              <w:proofErr w:type="spellStart"/>
              <w:r>
                <w:t>val</w:t>
              </w:r>
              <w:proofErr w:type="spellEnd"/>
            </w:ins>
          </w:p>
        </w:tc>
        <w:tc>
          <w:tcPr>
            <w:tcW w:w="0" w:type="auto"/>
            <w:tcPrChange w:id="155" w:author="Andy Kleinhesselink" w:date="2019-04-17T17:08:00Z">
              <w:tcPr>
                <w:tcW w:w="0" w:type="auto"/>
                <w:tcBorders>
                  <w:bottom w:val="single" w:sz="0" w:space="0" w:color="auto"/>
                </w:tcBorders>
                <w:vAlign w:val="bottom"/>
              </w:tcPr>
            </w:tcPrChange>
          </w:tcPr>
          <w:p w14:paraId="474F9B49"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56" w:author="Andy Kleinhesselink" w:date="2019-04-17T17:06:00Z"/>
              </w:rPr>
            </w:pPr>
            <w:ins w:id="157" w:author="Andy Kleinhesselink" w:date="2019-04-17T17:06:00Z">
              <w:r>
                <w:t>p-</w:t>
              </w:r>
              <w:proofErr w:type="spellStart"/>
              <w:r>
                <w:t>val</w:t>
              </w:r>
              <w:proofErr w:type="spellEnd"/>
            </w:ins>
          </w:p>
        </w:tc>
      </w:tr>
      <w:tr w:rsidR="004B6AB3" w14:paraId="588943C0" w14:textId="77777777" w:rsidTr="0056318E">
        <w:trPr>
          <w:ins w:id="158" w:author="Andy Kleinhesselink" w:date="2019-04-17T17:06:00Z"/>
        </w:trPr>
        <w:tc>
          <w:tcPr>
            <w:tcW w:w="0" w:type="auto"/>
            <w:tcPrChange w:id="159" w:author="Andy Kleinhesselink" w:date="2019-04-17T17:08:00Z">
              <w:tcPr>
                <w:tcW w:w="0" w:type="auto"/>
              </w:tcPr>
            </w:tcPrChange>
          </w:tcPr>
          <w:p w14:paraId="656AF068" w14:textId="77777777" w:rsidR="004B6AB3" w:rsidRDefault="004B6AB3" w:rsidP="001B2977">
            <w:pPr>
              <w:pStyle w:val="Compact"/>
              <w:rPr>
                <w:ins w:id="160" w:author="Andy Kleinhesselink" w:date="2019-04-17T17:06:00Z"/>
              </w:rPr>
            </w:pPr>
            <w:ins w:id="161" w:author="Andy Kleinhesselink" w:date="2019-04-17T17:06:00Z">
              <w:r>
                <w:t>Moss - Bare sand</w:t>
              </w:r>
            </w:ins>
          </w:p>
        </w:tc>
        <w:tc>
          <w:tcPr>
            <w:tcW w:w="0" w:type="auto"/>
            <w:tcPrChange w:id="162" w:author="Andy Kleinhesselink" w:date="2019-04-17T17:08:00Z">
              <w:tcPr>
                <w:tcW w:w="0" w:type="auto"/>
              </w:tcPr>
            </w:tcPrChange>
          </w:tcPr>
          <w:p w14:paraId="5295B952" w14:textId="77777777" w:rsidR="004B6AB3" w:rsidRDefault="004B6AB3" w:rsidP="001B2977">
            <w:pPr>
              <w:pStyle w:val="Compact"/>
              <w:rPr>
                <w:ins w:id="163" w:author="Andy Kleinhesselink" w:date="2019-04-17T17:06:00Z"/>
              </w:rPr>
            </w:pPr>
            <w:ins w:id="164" w:author="Andy Kleinhesselink" w:date="2019-04-17T17:06:00Z">
              <w:r>
                <w:t>SE</w:t>
              </w:r>
            </w:ins>
          </w:p>
        </w:tc>
        <w:tc>
          <w:tcPr>
            <w:tcW w:w="0" w:type="auto"/>
            <w:tcPrChange w:id="165" w:author="Andy Kleinhesselink" w:date="2019-04-17T17:08:00Z">
              <w:tcPr>
                <w:tcW w:w="0" w:type="auto"/>
              </w:tcPr>
            </w:tcPrChange>
          </w:tcPr>
          <w:p w14:paraId="54F35C13" w14:textId="77777777" w:rsidR="004B6AB3" w:rsidRDefault="004B6AB3" w:rsidP="001B2977">
            <w:pPr>
              <w:pStyle w:val="Compact"/>
              <w:rPr>
                <w:ins w:id="166" w:author="Andy Kleinhesselink" w:date="2019-04-17T17:06:00Z"/>
              </w:rPr>
            </w:pPr>
            <w:ins w:id="167" w:author="Andy Kleinhesselink" w:date="2019-04-17T17:06:00Z">
              <w:r>
                <w:t>-2.68</w:t>
              </w:r>
            </w:ins>
          </w:p>
        </w:tc>
        <w:tc>
          <w:tcPr>
            <w:tcW w:w="0" w:type="auto"/>
            <w:tcPrChange w:id="168" w:author="Andy Kleinhesselink" w:date="2019-04-17T17:08:00Z">
              <w:tcPr>
                <w:tcW w:w="0" w:type="auto"/>
              </w:tcPr>
            </w:tcPrChange>
          </w:tcPr>
          <w:p w14:paraId="17202437" w14:textId="77777777" w:rsidR="004B6AB3" w:rsidRDefault="004B6AB3" w:rsidP="001B2977">
            <w:pPr>
              <w:pStyle w:val="Compact"/>
              <w:rPr>
                <w:ins w:id="169" w:author="Andy Kleinhesselink" w:date="2019-04-17T17:06:00Z"/>
              </w:rPr>
            </w:pPr>
            <w:ins w:id="170" w:author="Andy Kleinhesselink" w:date="2019-04-17T17:06:00Z">
              <w:r>
                <w:t>0.66</w:t>
              </w:r>
            </w:ins>
          </w:p>
        </w:tc>
        <w:tc>
          <w:tcPr>
            <w:tcW w:w="0" w:type="auto"/>
            <w:tcPrChange w:id="171" w:author="Andy Kleinhesselink" w:date="2019-04-17T17:08:00Z">
              <w:tcPr>
                <w:tcW w:w="0" w:type="auto"/>
              </w:tcPr>
            </w:tcPrChange>
          </w:tcPr>
          <w:p w14:paraId="471A0741" w14:textId="77777777" w:rsidR="004B6AB3" w:rsidRDefault="004B6AB3" w:rsidP="001B2977">
            <w:pPr>
              <w:pStyle w:val="Compact"/>
              <w:rPr>
                <w:ins w:id="172" w:author="Andy Kleinhesselink" w:date="2019-04-17T17:06:00Z"/>
              </w:rPr>
            </w:pPr>
            <w:proofErr w:type="spellStart"/>
            <w:ins w:id="173" w:author="Andy Kleinhesselink" w:date="2019-04-17T17:06:00Z">
              <w:r>
                <w:t>Inf</w:t>
              </w:r>
              <w:proofErr w:type="spellEnd"/>
            </w:ins>
          </w:p>
        </w:tc>
        <w:tc>
          <w:tcPr>
            <w:tcW w:w="0" w:type="auto"/>
            <w:tcPrChange w:id="174" w:author="Andy Kleinhesselink" w:date="2019-04-17T17:08:00Z">
              <w:tcPr>
                <w:tcW w:w="0" w:type="auto"/>
              </w:tcPr>
            </w:tcPrChange>
          </w:tcPr>
          <w:p w14:paraId="4C952812" w14:textId="77777777" w:rsidR="004B6AB3" w:rsidRDefault="004B6AB3" w:rsidP="001B2977">
            <w:pPr>
              <w:pStyle w:val="Compact"/>
              <w:rPr>
                <w:ins w:id="175" w:author="Andy Kleinhesselink" w:date="2019-04-17T17:06:00Z"/>
              </w:rPr>
            </w:pPr>
            <w:ins w:id="176" w:author="Andy Kleinhesselink" w:date="2019-04-17T17:06:00Z">
              <w:r>
                <w:t>-4.1</w:t>
              </w:r>
            </w:ins>
          </w:p>
        </w:tc>
        <w:tc>
          <w:tcPr>
            <w:tcW w:w="0" w:type="auto"/>
            <w:tcPrChange w:id="177" w:author="Andy Kleinhesselink" w:date="2019-04-17T17:08:00Z">
              <w:tcPr>
                <w:tcW w:w="0" w:type="auto"/>
              </w:tcPr>
            </w:tcPrChange>
          </w:tcPr>
          <w:p w14:paraId="112F241E" w14:textId="77777777" w:rsidR="004B6AB3" w:rsidRDefault="004B6AB3" w:rsidP="001B2977">
            <w:pPr>
              <w:pStyle w:val="Compact"/>
              <w:rPr>
                <w:ins w:id="178" w:author="Andy Kleinhesselink" w:date="2019-04-17T17:06:00Z"/>
              </w:rPr>
            </w:pPr>
            <w:ins w:id="179" w:author="Andy Kleinhesselink" w:date="2019-04-17T17:06:00Z">
              <w:r>
                <w:t>0.000</w:t>
              </w:r>
            </w:ins>
          </w:p>
        </w:tc>
      </w:tr>
      <w:tr w:rsidR="004B6AB3" w14:paraId="2B0C6AC5" w14:textId="77777777" w:rsidTr="0056318E">
        <w:trPr>
          <w:ins w:id="180" w:author="Andy Kleinhesselink" w:date="2019-04-17T17:06:00Z"/>
        </w:trPr>
        <w:tc>
          <w:tcPr>
            <w:tcW w:w="0" w:type="auto"/>
            <w:tcPrChange w:id="181" w:author="Andy Kleinhesselink" w:date="2019-04-17T17:08:00Z">
              <w:tcPr>
                <w:tcW w:w="0" w:type="auto"/>
              </w:tcPr>
            </w:tcPrChange>
          </w:tcPr>
          <w:p w14:paraId="24F90713" w14:textId="77777777" w:rsidR="004B6AB3" w:rsidRDefault="004B6AB3" w:rsidP="001B2977">
            <w:pPr>
              <w:pStyle w:val="Compact"/>
              <w:rPr>
                <w:ins w:id="182" w:author="Andy Kleinhesselink" w:date="2019-04-17T17:06:00Z"/>
              </w:rPr>
            </w:pPr>
            <w:ins w:id="183" w:author="Andy Kleinhesselink" w:date="2019-04-17T17:06:00Z">
              <w:r>
                <w:t>Moss - Moss removed</w:t>
              </w:r>
            </w:ins>
          </w:p>
        </w:tc>
        <w:tc>
          <w:tcPr>
            <w:tcW w:w="0" w:type="auto"/>
            <w:tcPrChange w:id="184" w:author="Andy Kleinhesselink" w:date="2019-04-17T17:08:00Z">
              <w:tcPr>
                <w:tcW w:w="0" w:type="auto"/>
              </w:tcPr>
            </w:tcPrChange>
          </w:tcPr>
          <w:p w14:paraId="00913414" w14:textId="77777777" w:rsidR="004B6AB3" w:rsidRDefault="004B6AB3" w:rsidP="001B2977">
            <w:pPr>
              <w:pStyle w:val="Compact"/>
              <w:rPr>
                <w:ins w:id="185" w:author="Andy Kleinhesselink" w:date="2019-04-17T17:06:00Z"/>
              </w:rPr>
            </w:pPr>
            <w:ins w:id="186" w:author="Andy Kleinhesselink" w:date="2019-04-17T17:06:00Z">
              <w:r>
                <w:t>SE</w:t>
              </w:r>
            </w:ins>
          </w:p>
        </w:tc>
        <w:tc>
          <w:tcPr>
            <w:tcW w:w="0" w:type="auto"/>
            <w:tcPrChange w:id="187" w:author="Andy Kleinhesselink" w:date="2019-04-17T17:08:00Z">
              <w:tcPr>
                <w:tcW w:w="0" w:type="auto"/>
              </w:tcPr>
            </w:tcPrChange>
          </w:tcPr>
          <w:p w14:paraId="5D87A460" w14:textId="77777777" w:rsidR="004B6AB3" w:rsidRDefault="004B6AB3" w:rsidP="001B2977">
            <w:pPr>
              <w:pStyle w:val="Compact"/>
              <w:rPr>
                <w:ins w:id="188" w:author="Andy Kleinhesselink" w:date="2019-04-17T17:06:00Z"/>
              </w:rPr>
            </w:pPr>
            <w:ins w:id="189" w:author="Andy Kleinhesselink" w:date="2019-04-17T17:06:00Z">
              <w:r>
                <w:t>-0.45</w:t>
              </w:r>
            </w:ins>
          </w:p>
        </w:tc>
        <w:tc>
          <w:tcPr>
            <w:tcW w:w="0" w:type="auto"/>
            <w:tcPrChange w:id="190" w:author="Andy Kleinhesselink" w:date="2019-04-17T17:08:00Z">
              <w:tcPr>
                <w:tcW w:w="0" w:type="auto"/>
              </w:tcPr>
            </w:tcPrChange>
          </w:tcPr>
          <w:p w14:paraId="37B9F129" w14:textId="77777777" w:rsidR="004B6AB3" w:rsidRDefault="004B6AB3" w:rsidP="001B2977">
            <w:pPr>
              <w:pStyle w:val="Compact"/>
              <w:rPr>
                <w:ins w:id="191" w:author="Andy Kleinhesselink" w:date="2019-04-17T17:06:00Z"/>
              </w:rPr>
            </w:pPr>
            <w:ins w:id="192" w:author="Andy Kleinhesselink" w:date="2019-04-17T17:06:00Z">
              <w:r>
                <w:t>0.48</w:t>
              </w:r>
            </w:ins>
          </w:p>
        </w:tc>
        <w:tc>
          <w:tcPr>
            <w:tcW w:w="0" w:type="auto"/>
            <w:tcPrChange w:id="193" w:author="Andy Kleinhesselink" w:date="2019-04-17T17:08:00Z">
              <w:tcPr>
                <w:tcW w:w="0" w:type="auto"/>
              </w:tcPr>
            </w:tcPrChange>
          </w:tcPr>
          <w:p w14:paraId="7365819E" w14:textId="77777777" w:rsidR="004B6AB3" w:rsidRDefault="004B6AB3" w:rsidP="001B2977">
            <w:pPr>
              <w:pStyle w:val="Compact"/>
              <w:rPr>
                <w:ins w:id="194" w:author="Andy Kleinhesselink" w:date="2019-04-17T17:06:00Z"/>
              </w:rPr>
            </w:pPr>
            <w:proofErr w:type="spellStart"/>
            <w:ins w:id="195" w:author="Andy Kleinhesselink" w:date="2019-04-17T17:06:00Z">
              <w:r>
                <w:t>Inf</w:t>
              </w:r>
              <w:proofErr w:type="spellEnd"/>
            </w:ins>
          </w:p>
        </w:tc>
        <w:tc>
          <w:tcPr>
            <w:tcW w:w="0" w:type="auto"/>
            <w:tcPrChange w:id="196" w:author="Andy Kleinhesselink" w:date="2019-04-17T17:08:00Z">
              <w:tcPr>
                <w:tcW w:w="0" w:type="auto"/>
              </w:tcPr>
            </w:tcPrChange>
          </w:tcPr>
          <w:p w14:paraId="182A6E6E" w14:textId="77777777" w:rsidR="004B6AB3" w:rsidRDefault="004B6AB3" w:rsidP="001B2977">
            <w:pPr>
              <w:pStyle w:val="Compact"/>
              <w:rPr>
                <w:ins w:id="197" w:author="Andy Kleinhesselink" w:date="2019-04-17T17:06:00Z"/>
              </w:rPr>
            </w:pPr>
            <w:ins w:id="198" w:author="Andy Kleinhesselink" w:date="2019-04-17T17:06:00Z">
              <w:r>
                <w:t>-0.9</w:t>
              </w:r>
            </w:ins>
          </w:p>
        </w:tc>
        <w:tc>
          <w:tcPr>
            <w:tcW w:w="0" w:type="auto"/>
            <w:tcPrChange w:id="199" w:author="Andy Kleinhesselink" w:date="2019-04-17T17:08:00Z">
              <w:tcPr>
                <w:tcW w:w="0" w:type="auto"/>
              </w:tcPr>
            </w:tcPrChange>
          </w:tcPr>
          <w:p w14:paraId="2EDB3852" w14:textId="77777777" w:rsidR="004B6AB3" w:rsidRDefault="004B6AB3" w:rsidP="001B2977">
            <w:pPr>
              <w:pStyle w:val="Compact"/>
              <w:rPr>
                <w:ins w:id="200" w:author="Andy Kleinhesselink" w:date="2019-04-17T17:06:00Z"/>
              </w:rPr>
            </w:pPr>
            <w:ins w:id="201" w:author="Andy Kleinhesselink" w:date="2019-04-17T17:06:00Z">
              <w:r>
                <w:t>0.717</w:t>
              </w:r>
            </w:ins>
          </w:p>
        </w:tc>
      </w:tr>
      <w:tr w:rsidR="004B6AB3" w14:paraId="20200493" w14:textId="77777777" w:rsidTr="0056318E">
        <w:trPr>
          <w:ins w:id="202" w:author="Andy Kleinhesselink" w:date="2019-04-17T17:06:00Z"/>
        </w:trPr>
        <w:tc>
          <w:tcPr>
            <w:tcW w:w="0" w:type="auto"/>
            <w:tcPrChange w:id="203" w:author="Andy Kleinhesselink" w:date="2019-04-17T17:08:00Z">
              <w:tcPr>
                <w:tcW w:w="0" w:type="auto"/>
              </w:tcPr>
            </w:tcPrChange>
          </w:tcPr>
          <w:p w14:paraId="1668DE43" w14:textId="77777777" w:rsidR="004B6AB3" w:rsidRDefault="004B6AB3" w:rsidP="001B2977">
            <w:pPr>
              <w:pStyle w:val="Compact"/>
              <w:rPr>
                <w:ins w:id="204" w:author="Andy Kleinhesselink" w:date="2019-04-17T17:06:00Z"/>
              </w:rPr>
            </w:pPr>
            <w:ins w:id="205" w:author="Andy Kleinhesselink" w:date="2019-04-17T17:06:00Z">
              <w:r>
                <w:t>Bare sand - Moss removed</w:t>
              </w:r>
            </w:ins>
          </w:p>
        </w:tc>
        <w:tc>
          <w:tcPr>
            <w:tcW w:w="0" w:type="auto"/>
            <w:tcPrChange w:id="206" w:author="Andy Kleinhesselink" w:date="2019-04-17T17:08:00Z">
              <w:tcPr>
                <w:tcW w:w="0" w:type="auto"/>
              </w:tcPr>
            </w:tcPrChange>
          </w:tcPr>
          <w:p w14:paraId="502369E2" w14:textId="77777777" w:rsidR="004B6AB3" w:rsidRDefault="004B6AB3" w:rsidP="001B2977">
            <w:pPr>
              <w:pStyle w:val="Compact"/>
              <w:rPr>
                <w:ins w:id="207" w:author="Andy Kleinhesselink" w:date="2019-04-17T17:06:00Z"/>
              </w:rPr>
            </w:pPr>
            <w:ins w:id="208" w:author="Andy Kleinhesselink" w:date="2019-04-17T17:06:00Z">
              <w:r>
                <w:t>SE</w:t>
              </w:r>
            </w:ins>
          </w:p>
        </w:tc>
        <w:tc>
          <w:tcPr>
            <w:tcW w:w="0" w:type="auto"/>
            <w:tcPrChange w:id="209" w:author="Andy Kleinhesselink" w:date="2019-04-17T17:08:00Z">
              <w:tcPr>
                <w:tcW w:w="0" w:type="auto"/>
              </w:tcPr>
            </w:tcPrChange>
          </w:tcPr>
          <w:p w14:paraId="79A1F01E" w14:textId="77777777" w:rsidR="004B6AB3" w:rsidRDefault="004B6AB3" w:rsidP="001B2977">
            <w:pPr>
              <w:pStyle w:val="Compact"/>
              <w:rPr>
                <w:ins w:id="210" w:author="Andy Kleinhesselink" w:date="2019-04-17T17:06:00Z"/>
              </w:rPr>
            </w:pPr>
            <w:ins w:id="211" w:author="Andy Kleinhesselink" w:date="2019-04-17T17:06:00Z">
              <w:r>
                <w:t>2.23</w:t>
              </w:r>
            </w:ins>
          </w:p>
        </w:tc>
        <w:tc>
          <w:tcPr>
            <w:tcW w:w="0" w:type="auto"/>
            <w:tcPrChange w:id="212" w:author="Andy Kleinhesselink" w:date="2019-04-17T17:08:00Z">
              <w:tcPr>
                <w:tcW w:w="0" w:type="auto"/>
              </w:tcPr>
            </w:tcPrChange>
          </w:tcPr>
          <w:p w14:paraId="5485BA1D" w14:textId="77777777" w:rsidR="004B6AB3" w:rsidRDefault="004B6AB3" w:rsidP="001B2977">
            <w:pPr>
              <w:pStyle w:val="Compact"/>
              <w:rPr>
                <w:ins w:id="213" w:author="Andy Kleinhesselink" w:date="2019-04-17T17:06:00Z"/>
              </w:rPr>
            </w:pPr>
            <w:ins w:id="214" w:author="Andy Kleinhesselink" w:date="2019-04-17T17:06:00Z">
              <w:r>
                <w:t>0.65</w:t>
              </w:r>
            </w:ins>
          </w:p>
        </w:tc>
        <w:tc>
          <w:tcPr>
            <w:tcW w:w="0" w:type="auto"/>
            <w:tcPrChange w:id="215" w:author="Andy Kleinhesselink" w:date="2019-04-17T17:08:00Z">
              <w:tcPr>
                <w:tcW w:w="0" w:type="auto"/>
              </w:tcPr>
            </w:tcPrChange>
          </w:tcPr>
          <w:p w14:paraId="2941D742" w14:textId="77777777" w:rsidR="004B6AB3" w:rsidRDefault="004B6AB3" w:rsidP="001B2977">
            <w:pPr>
              <w:pStyle w:val="Compact"/>
              <w:rPr>
                <w:ins w:id="216" w:author="Andy Kleinhesselink" w:date="2019-04-17T17:06:00Z"/>
              </w:rPr>
            </w:pPr>
            <w:proofErr w:type="spellStart"/>
            <w:ins w:id="217" w:author="Andy Kleinhesselink" w:date="2019-04-17T17:06:00Z">
              <w:r>
                <w:t>Inf</w:t>
              </w:r>
              <w:proofErr w:type="spellEnd"/>
            </w:ins>
          </w:p>
        </w:tc>
        <w:tc>
          <w:tcPr>
            <w:tcW w:w="0" w:type="auto"/>
            <w:tcPrChange w:id="218" w:author="Andy Kleinhesselink" w:date="2019-04-17T17:08:00Z">
              <w:tcPr>
                <w:tcW w:w="0" w:type="auto"/>
              </w:tcPr>
            </w:tcPrChange>
          </w:tcPr>
          <w:p w14:paraId="5DEBC7F5" w14:textId="77777777" w:rsidR="004B6AB3" w:rsidRDefault="004B6AB3" w:rsidP="001B2977">
            <w:pPr>
              <w:pStyle w:val="Compact"/>
              <w:rPr>
                <w:ins w:id="219" w:author="Andy Kleinhesselink" w:date="2019-04-17T17:06:00Z"/>
              </w:rPr>
            </w:pPr>
            <w:ins w:id="220" w:author="Andy Kleinhesselink" w:date="2019-04-17T17:06:00Z">
              <w:r>
                <w:t>3.4</w:t>
              </w:r>
            </w:ins>
          </w:p>
        </w:tc>
        <w:tc>
          <w:tcPr>
            <w:tcW w:w="0" w:type="auto"/>
            <w:tcPrChange w:id="221" w:author="Andy Kleinhesselink" w:date="2019-04-17T17:08:00Z">
              <w:tcPr>
                <w:tcW w:w="0" w:type="auto"/>
              </w:tcPr>
            </w:tcPrChange>
          </w:tcPr>
          <w:p w14:paraId="3962D8B2" w14:textId="77777777" w:rsidR="004B6AB3" w:rsidRDefault="004B6AB3" w:rsidP="001B2977">
            <w:pPr>
              <w:pStyle w:val="Compact"/>
              <w:rPr>
                <w:ins w:id="222" w:author="Andy Kleinhesselink" w:date="2019-04-17T17:06:00Z"/>
              </w:rPr>
            </w:pPr>
            <w:ins w:id="223" w:author="Andy Kleinhesselink" w:date="2019-04-17T17:06:00Z">
              <w:r>
                <w:t>0.002</w:t>
              </w:r>
            </w:ins>
          </w:p>
        </w:tc>
      </w:tr>
      <w:tr w:rsidR="004B6AB3" w14:paraId="76C5388B" w14:textId="77777777" w:rsidTr="0056318E">
        <w:trPr>
          <w:ins w:id="224" w:author="Andy Kleinhesselink" w:date="2019-04-17T17:06:00Z"/>
        </w:trPr>
        <w:tc>
          <w:tcPr>
            <w:tcW w:w="0" w:type="auto"/>
            <w:tcPrChange w:id="225" w:author="Andy Kleinhesselink" w:date="2019-04-17T17:08:00Z">
              <w:tcPr>
                <w:tcW w:w="0" w:type="auto"/>
              </w:tcPr>
            </w:tcPrChange>
          </w:tcPr>
          <w:p w14:paraId="075C4210" w14:textId="77777777" w:rsidR="004B6AB3" w:rsidRDefault="004B6AB3" w:rsidP="001B2977">
            <w:pPr>
              <w:pStyle w:val="Compact"/>
              <w:rPr>
                <w:ins w:id="226" w:author="Andy Kleinhesselink" w:date="2019-04-17T17:06:00Z"/>
              </w:rPr>
            </w:pPr>
            <w:ins w:id="227" w:author="Andy Kleinhesselink" w:date="2019-04-17T17:06:00Z">
              <w:r>
                <w:t>Moss - Bare sand</w:t>
              </w:r>
            </w:ins>
          </w:p>
        </w:tc>
        <w:tc>
          <w:tcPr>
            <w:tcW w:w="0" w:type="auto"/>
            <w:tcPrChange w:id="228" w:author="Andy Kleinhesselink" w:date="2019-04-17T17:08:00Z">
              <w:tcPr>
                <w:tcW w:w="0" w:type="auto"/>
              </w:tcPr>
            </w:tcPrChange>
          </w:tcPr>
          <w:p w14:paraId="795F1E4D" w14:textId="77777777" w:rsidR="004B6AB3" w:rsidRDefault="004B6AB3" w:rsidP="001B2977">
            <w:pPr>
              <w:pStyle w:val="Compact"/>
              <w:rPr>
                <w:ins w:id="229" w:author="Andy Kleinhesselink" w:date="2019-04-17T17:06:00Z"/>
              </w:rPr>
            </w:pPr>
            <w:ins w:id="230" w:author="Andy Kleinhesselink" w:date="2019-04-17T17:06:00Z">
              <w:r>
                <w:t>NW</w:t>
              </w:r>
            </w:ins>
          </w:p>
        </w:tc>
        <w:tc>
          <w:tcPr>
            <w:tcW w:w="0" w:type="auto"/>
            <w:tcPrChange w:id="231" w:author="Andy Kleinhesselink" w:date="2019-04-17T17:08:00Z">
              <w:tcPr>
                <w:tcW w:w="0" w:type="auto"/>
              </w:tcPr>
            </w:tcPrChange>
          </w:tcPr>
          <w:p w14:paraId="511A5C8B" w14:textId="77777777" w:rsidR="004B6AB3" w:rsidRDefault="004B6AB3" w:rsidP="001B2977">
            <w:pPr>
              <w:pStyle w:val="Compact"/>
              <w:rPr>
                <w:ins w:id="232" w:author="Andy Kleinhesselink" w:date="2019-04-17T17:06:00Z"/>
              </w:rPr>
            </w:pPr>
            <w:ins w:id="233" w:author="Andy Kleinhesselink" w:date="2019-04-17T17:06:00Z">
              <w:r>
                <w:t>2.35</w:t>
              </w:r>
            </w:ins>
          </w:p>
        </w:tc>
        <w:tc>
          <w:tcPr>
            <w:tcW w:w="0" w:type="auto"/>
            <w:tcPrChange w:id="234" w:author="Andy Kleinhesselink" w:date="2019-04-17T17:08:00Z">
              <w:tcPr>
                <w:tcW w:w="0" w:type="auto"/>
              </w:tcPr>
            </w:tcPrChange>
          </w:tcPr>
          <w:p w14:paraId="7B5D21F9" w14:textId="77777777" w:rsidR="004B6AB3" w:rsidRDefault="004B6AB3" w:rsidP="001B2977">
            <w:pPr>
              <w:pStyle w:val="Compact"/>
              <w:rPr>
                <w:ins w:id="235" w:author="Andy Kleinhesselink" w:date="2019-04-17T17:06:00Z"/>
              </w:rPr>
            </w:pPr>
            <w:ins w:id="236" w:author="Andy Kleinhesselink" w:date="2019-04-17T17:06:00Z">
              <w:r>
                <w:t>0.99</w:t>
              </w:r>
            </w:ins>
          </w:p>
        </w:tc>
        <w:tc>
          <w:tcPr>
            <w:tcW w:w="0" w:type="auto"/>
            <w:tcPrChange w:id="237" w:author="Andy Kleinhesselink" w:date="2019-04-17T17:08:00Z">
              <w:tcPr>
                <w:tcW w:w="0" w:type="auto"/>
              </w:tcPr>
            </w:tcPrChange>
          </w:tcPr>
          <w:p w14:paraId="3EED59B9" w14:textId="77777777" w:rsidR="004B6AB3" w:rsidRDefault="004B6AB3" w:rsidP="001B2977">
            <w:pPr>
              <w:pStyle w:val="Compact"/>
              <w:rPr>
                <w:ins w:id="238" w:author="Andy Kleinhesselink" w:date="2019-04-17T17:06:00Z"/>
              </w:rPr>
            </w:pPr>
            <w:proofErr w:type="spellStart"/>
            <w:ins w:id="239" w:author="Andy Kleinhesselink" w:date="2019-04-17T17:06:00Z">
              <w:r>
                <w:t>Inf</w:t>
              </w:r>
              <w:proofErr w:type="spellEnd"/>
            </w:ins>
          </w:p>
        </w:tc>
        <w:tc>
          <w:tcPr>
            <w:tcW w:w="0" w:type="auto"/>
            <w:tcPrChange w:id="240" w:author="Andy Kleinhesselink" w:date="2019-04-17T17:08:00Z">
              <w:tcPr>
                <w:tcW w:w="0" w:type="auto"/>
              </w:tcPr>
            </w:tcPrChange>
          </w:tcPr>
          <w:p w14:paraId="3297E93F" w14:textId="77777777" w:rsidR="004B6AB3" w:rsidRDefault="004B6AB3" w:rsidP="001B2977">
            <w:pPr>
              <w:pStyle w:val="Compact"/>
              <w:rPr>
                <w:ins w:id="241" w:author="Andy Kleinhesselink" w:date="2019-04-17T17:06:00Z"/>
              </w:rPr>
            </w:pPr>
            <w:ins w:id="242" w:author="Andy Kleinhesselink" w:date="2019-04-17T17:06:00Z">
              <w:r>
                <w:t>2.4</w:t>
              </w:r>
            </w:ins>
          </w:p>
        </w:tc>
        <w:tc>
          <w:tcPr>
            <w:tcW w:w="0" w:type="auto"/>
            <w:tcPrChange w:id="243" w:author="Andy Kleinhesselink" w:date="2019-04-17T17:08:00Z">
              <w:tcPr>
                <w:tcW w:w="0" w:type="auto"/>
              </w:tcPr>
            </w:tcPrChange>
          </w:tcPr>
          <w:p w14:paraId="08DBE3F7" w14:textId="77777777" w:rsidR="004B6AB3" w:rsidRDefault="004B6AB3" w:rsidP="001B2977">
            <w:pPr>
              <w:pStyle w:val="Compact"/>
              <w:rPr>
                <w:ins w:id="244" w:author="Andy Kleinhesselink" w:date="2019-04-17T17:06:00Z"/>
              </w:rPr>
            </w:pPr>
            <w:ins w:id="245" w:author="Andy Kleinhesselink" w:date="2019-04-17T17:06:00Z">
              <w:r>
                <w:t>0.053</w:t>
              </w:r>
            </w:ins>
          </w:p>
        </w:tc>
      </w:tr>
      <w:tr w:rsidR="004B6AB3" w14:paraId="1C8A6BDC" w14:textId="77777777" w:rsidTr="0056318E">
        <w:trPr>
          <w:ins w:id="246" w:author="Andy Kleinhesselink" w:date="2019-04-17T17:06:00Z"/>
        </w:trPr>
        <w:tc>
          <w:tcPr>
            <w:tcW w:w="0" w:type="auto"/>
            <w:tcPrChange w:id="247" w:author="Andy Kleinhesselink" w:date="2019-04-17T17:08:00Z">
              <w:tcPr>
                <w:tcW w:w="0" w:type="auto"/>
              </w:tcPr>
            </w:tcPrChange>
          </w:tcPr>
          <w:p w14:paraId="07172715" w14:textId="77777777" w:rsidR="004B6AB3" w:rsidRDefault="004B6AB3" w:rsidP="001B2977">
            <w:pPr>
              <w:pStyle w:val="Compact"/>
              <w:rPr>
                <w:ins w:id="248" w:author="Andy Kleinhesselink" w:date="2019-04-17T17:06:00Z"/>
              </w:rPr>
            </w:pPr>
            <w:ins w:id="249" w:author="Andy Kleinhesselink" w:date="2019-04-17T17:06:00Z">
              <w:r>
                <w:t>Moss - Moss removed</w:t>
              </w:r>
            </w:ins>
          </w:p>
        </w:tc>
        <w:tc>
          <w:tcPr>
            <w:tcW w:w="0" w:type="auto"/>
            <w:tcPrChange w:id="250" w:author="Andy Kleinhesselink" w:date="2019-04-17T17:08:00Z">
              <w:tcPr>
                <w:tcW w:w="0" w:type="auto"/>
              </w:tcPr>
            </w:tcPrChange>
          </w:tcPr>
          <w:p w14:paraId="1E430A67" w14:textId="77777777" w:rsidR="004B6AB3" w:rsidRDefault="004B6AB3" w:rsidP="001B2977">
            <w:pPr>
              <w:pStyle w:val="Compact"/>
              <w:rPr>
                <w:ins w:id="251" w:author="Andy Kleinhesselink" w:date="2019-04-17T17:06:00Z"/>
              </w:rPr>
            </w:pPr>
            <w:ins w:id="252" w:author="Andy Kleinhesselink" w:date="2019-04-17T17:06:00Z">
              <w:r>
                <w:t>NW</w:t>
              </w:r>
            </w:ins>
          </w:p>
        </w:tc>
        <w:tc>
          <w:tcPr>
            <w:tcW w:w="0" w:type="auto"/>
            <w:tcPrChange w:id="253" w:author="Andy Kleinhesselink" w:date="2019-04-17T17:08:00Z">
              <w:tcPr>
                <w:tcW w:w="0" w:type="auto"/>
              </w:tcPr>
            </w:tcPrChange>
          </w:tcPr>
          <w:p w14:paraId="0CF2C69F" w14:textId="77777777" w:rsidR="004B6AB3" w:rsidRDefault="004B6AB3" w:rsidP="001B2977">
            <w:pPr>
              <w:pStyle w:val="Compact"/>
              <w:rPr>
                <w:ins w:id="254" w:author="Andy Kleinhesselink" w:date="2019-04-17T17:06:00Z"/>
              </w:rPr>
            </w:pPr>
            <w:ins w:id="255" w:author="Andy Kleinhesselink" w:date="2019-04-17T17:06:00Z">
              <w:r>
                <w:t>2.75</w:t>
              </w:r>
            </w:ins>
          </w:p>
        </w:tc>
        <w:tc>
          <w:tcPr>
            <w:tcW w:w="0" w:type="auto"/>
            <w:tcPrChange w:id="256" w:author="Andy Kleinhesselink" w:date="2019-04-17T17:08:00Z">
              <w:tcPr>
                <w:tcW w:w="0" w:type="auto"/>
              </w:tcPr>
            </w:tcPrChange>
          </w:tcPr>
          <w:p w14:paraId="58BA73E3" w14:textId="77777777" w:rsidR="004B6AB3" w:rsidRDefault="004B6AB3" w:rsidP="001B2977">
            <w:pPr>
              <w:pStyle w:val="Compact"/>
              <w:rPr>
                <w:ins w:id="257" w:author="Andy Kleinhesselink" w:date="2019-04-17T17:06:00Z"/>
              </w:rPr>
            </w:pPr>
            <w:ins w:id="258" w:author="Andy Kleinhesselink" w:date="2019-04-17T17:06:00Z">
              <w:r>
                <w:t>1.00</w:t>
              </w:r>
            </w:ins>
          </w:p>
        </w:tc>
        <w:tc>
          <w:tcPr>
            <w:tcW w:w="0" w:type="auto"/>
            <w:tcPrChange w:id="259" w:author="Andy Kleinhesselink" w:date="2019-04-17T17:08:00Z">
              <w:tcPr>
                <w:tcW w:w="0" w:type="auto"/>
              </w:tcPr>
            </w:tcPrChange>
          </w:tcPr>
          <w:p w14:paraId="03FCB92A" w14:textId="77777777" w:rsidR="004B6AB3" w:rsidRDefault="004B6AB3" w:rsidP="001B2977">
            <w:pPr>
              <w:pStyle w:val="Compact"/>
              <w:rPr>
                <w:ins w:id="260" w:author="Andy Kleinhesselink" w:date="2019-04-17T17:06:00Z"/>
              </w:rPr>
            </w:pPr>
            <w:proofErr w:type="spellStart"/>
            <w:ins w:id="261" w:author="Andy Kleinhesselink" w:date="2019-04-17T17:06:00Z">
              <w:r>
                <w:t>Inf</w:t>
              </w:r>
              <w:proofErr w:type="spellEnd"/>
            </w:ins>
          </w:p>
        </w:tc>
        <w:tc>
          <w:tcPr>
            <w:tcW w:w="0" w:type="auto"/>
            <w:tcPrChange w:id="262" w:author="Andy Kleinhesselink" w:date="2019-04-17T17:08:00Z">
              <w:tcPr>
                <w:tcW w:w="0" w:type="auto"/>
              </w:tcPr>
            </w:tcPrChange>
          </w:tcPr>
          <w:p w14:paraId="115830BD" w14:textId="77777777" w:rsidR="004B6AB3" w:rsidRDefault="004B6AB3" w:rsidP="001B2977">
            <w:pPr>
              <w:pStyle w:val="Compact"/>
              <w:rPr>
                <w:ins w:id="263" w:author="Andy Kleinhesselink" w:date="2019-04-17T17:06:00Z"/>
              </w:rPr>
            </w:pPr>
            <w:ins w:id="264" w:author="Andy Kleinhesselink" w:date="2019-04-17T17:06:00Z">
              <w:r>
                <w:t>2.7</w:t>
              </w:r>
            </w:ins>
          </w:p>
        </w:tc>
        <w:tc>
          <w:tcPr>
            <w:tcW w:w="0" w:type="auto"/>
            <w:tcPrChange w:id="265" w:author="Andy Kleinhesselink" w:date="2019-04-17T17:08:00Z">
              <w:tcPr>
                <w:tcW w:w="0" w:type="auto"/>
              </w:tcPr>
            </w:tcPrChange>
          </w:tcPr>
          <w:p w14:paraId="7F528A23" w14:textId="77777777" w:rsidR="004B6AB3" w:rsidRDefault="004B6AB3" w:rsidP="001B2977">
            <w:pPr>
              <w:pStyle w:val="Compact"/>
              <w:rPr>
                <w:ins w:id="266" w:author="Andy Kleinhesselink" w:date="2019-04-17T17:06:00Z"/>
              </w:rPr>
            </w:pPr>
            <w:ins w:id="267" w:author="Andy Kleinhesselink" w:date="2019-04-17T17:06:00Z">
              <w:r>
                <w:t>0.018</w:t>
              </w:r>
            </w:ins>
          </w:p>
        </w:tc>
      </w:tr>
      <w:tr w:rsidR="004B6AB3" w14:paraId="7BBDA2DD" w14:textId="77777777" w:rsidTr="0056318E">
        <w:trPr>
          <w:ins w:id="268" w:author="Andy Kleinhesselink" w:date="2019-04-17T17:06:00Z"/>
        </w:trPr>
        <w:tc>
          <w:tcPr>
            <w:tcW w:w="0" w:type="auto"/>
            <w:tcPrChange w:id="269" w:author="Andy Kleinhesselink" w:date="2019-04-17T17:08:00Z">
              <w:tcPr>
                <w:tcW w:w="0" w:type="auto"/>
              </w:tcPr>
            </w:tcPrChange>
          </w:tcPr>
          <w:p w14:paraId="0558963D" w14:textId="77777777" w:rsidR="004B6AB3" w:rsidRDefault="004B6AB3" w:rsidP="001B2977">
            <w:pPr>
              <w:pStyle w:val="Compact"/>
              <w:rPr>
                <w:ins w:id="270" w:author="Andy Kleinhesselink" w:date="2019-04-17T17:06:00Z"/>
              </w:rPr>
            </w:pPr>
            <w:ins w:id="271" w:author="Andy Kleinhesselink" w:date="2019-04-17T17:06:00Z">
              <w:r>
                <w:t>Bare sand - Moss removed</w:t>
              </w:r>
            </w:ins>
          </w:p>
        </w:tc>
        <w:tc>
          <w:tcPr>
            <w:tcW w:w="0" w:type="auto"/>
            <w:tcPrChange w:id="272" w:author="Andy Kleinhesselink" w:date="2019-04-17T17:08:00Z">
              <w:tcPr>
                <w:tcW w:w="0" w:type="auto"/>
              </w:tcPr>
            </w:tcPrChange>
          </w:tcPr>
          <w:p w14:paraId="3288684B" w14:textId="77777777" w:rsidR="004B6AB3" w:rsidRDefault="004B6AB3" w:rsidP="001B2977">
            <w:pPr>
              <w:pStyle w:val="Compact"/>
              <w:rPr>
                <w:ins w:id="273" w:author="Andy Kleinhesselink" w:date="2019-04-17T17:06:00Z"/>
              </w:rPr>
            </w:pPr>
            <w:ins w:id="274" w:author="Andy Kleinhesselink" w:date="2019-04-17T17:06:00Z">
              <w:r>
                <w:t>NW</w:t>
              </w:r>
            </w:ins>
          </w:p>
        </w:tc>
        <w:tc>
          <w:tcPr>
            <w:tcW w:w="0" w:type="auto"/>
            <w:tcPrChange w:id="275" w:author="Andy Kleinhesselink" w:date="2019-04-17T17:08:00Z">
              <w:tcPr>
                <w:tcW w:w="0" w:type="auto"/>
              </w:tcPr>
            </w:tcPrChange>
          </w:tcPr>
          <w:p w14:paraId="3615DFAF" w14:textId="77777777" w:rsidR="004B6AB3" w:rsidRDefault="004B6AB3" w:rsidP="001B2977">
            <w:pPr>
              <w:pStyle w:val="Compact"/>
              <w:rPr>
                <w:ins w:id="276" w:author="Andy Kleinhesselink" w:date="2019-04-17T17:06:00Z"/>
              </w:rPr>
            </w:pPr>
            <w:ins w:id="277" w:author="Andy Kleinhesselink" w:date="2019-04-17T17:06:00Z">
              <w:r>
                <w:t>0.39</w:t>
              </w:r>
            </w:ins>
          </w:p>
        </w:tc>
        <w:tc>
          <w:tcPr>
            <w:tcW w:w="0" w:type="auto"/>
            <w:tcPrChange w:id="278" w:author="Andy Kleinhesselink" w:date="2019-04-17T17:08:00Z">
              <w:tcPr>
                <w:tcW w:w="0" w:type="auto"/>
              </w:tcPr>
            </w:tcPrChange>
          </w:tcPr>
          <w:p w14:paraId="00331FA2" w14:textId="77777777" w:rsidR="004B6AB3" w:rsidRDefault="004B6AB3" w:rsidP="001B2977">
            <w:pPr>
              <w:pStyle w:val="Compact"/>
              <w:rPr>
                <w:ins w:id="279" w:author="Andy Kleinhesselink" w:date="2019-04-17T17:06:00Z"/>
              </w:rPr>
            </w:pPr>
            <w:ins w:id="280" w:author="Andy Kleinhesselink" w:date="2019-04-17T17:06:00Z">
              <w:r>
                <w:t>0.63</w:t>
              </w:r>
            </w:ins>
          </w:p>
        </w:tc>
        <w:tc>
          <w:tcPr>
            <w:tcW w:w="0" w:type="auto"/>
            <w:tcPrChange w:id="281" w:author="Andy Kleinhesselink" w:date="2019-04-17T17:08:00Z">
              <w:tcPr>
                <w:tcW w:w="0" w:type="auto"/>
              </w:tcPr>
            </w:tcPrChange>
          </w:tcPr>
          <w:p w14:paraId="44514246" w14:textId="77777777" w:rsidR="004B6AB3" w:rsidRDefault="004B6AB3" w:rsidP="001B2977">
            <w:pPr>
              <w:pStyle w:val="Compact"/>
              <w:rPr>
                <w:ins w:id="282" w:author="Andy Kleinhesselink" w:date="2019-04-17T17:06:00Z"/>
              </w:rPr>
            </w:pPr>
            <w:proofErr w:type="spellStart"/>
            <w:ins w:id="283" w:author="Andy Kleinhesselink" w:date="2019-04-17T17:06:00Z">
              <w:r>
                <w:t>Inf</w:t>
              </w:r>
              <w:proofErr w:type="spellEnd"/>
            </w:ins>
          </w:p>
        </w:tc>
        <w:tc>
          <w:tcPr>
            <w:tcW w:w="0" w:type="auto"/>
            <w:tcPrChange w:id="284" w:author="Andy Kleinhesselink" w:date="2019-04-17T17:08:00Z">
              <w:tcPr>
                <w:tcW w:w="0" w:type="auto"/>
              </w:tcPr>
            </w:tcPrChange>
          </w:tcPr>
          <w:p w14:paraId="7C6848A6" w14:textId="77777777" w:rsidR="004B6AB3" w:rsidRDefault="004B6AB3" w:rsidP="001B2977">
            <w:pPr>
              <w:pStyle w:val="Compact"/>
              <w:rPr>
                <w:ins w:id="285" w:author="Andy Kleinhesselink" w:date="2019-04-17T17:06:00Z"/>
              </w:rPr>
            </w:pPr>
            <w:ins w:id="286" w:author="Andy Kleinhesselink" w:date="2019-04-17T17:06:00Z">
              <w:r>
                <w:t>0.6</w:t>
              </w:r>
            </w:ins>
          </w:p>
        </w:tc>
        <w:tc>
          <w:tcPr>
            <w:tcW w:w="0" w:type="auto"/>
            <w:tcPrChange w:id="287" w:author="Andy Kleinhesselink" w:date="2019-04-17T17:08:00Z">
              <w:tcPr>
                <w:tcW w:w="0" w:type="auto"/>
              </w:tcPr>
            </w:tcPrChange>
          </w:tcPr>
          <w:p w14:paraId="47B812FF" w14:textId="77777777" w:rsidR="004B6AB3" w:rsidRDefault="004B6AB3" w:rsidP="001B2977">
            <w:pPr>
              <w:pStyle w:val="Compact"/>
              <w:rPr>
                <w:ins w:id="288" w:author="Andy Kleinhesselink" w:date="2019-04-17T17:06:00Z"/>
              </w:rPr>
            </w:pPr>
            <w:ins w:id="289" w:author="Andy Kleinhesselink" w:date="2019-04-17T17:06:00Z">
              <w:r>
                <w:t>0.899</w:t>
              </w:r>
            </w:ins>
          </w:p>
        </w:tc>
      </w:tr>
    </w:tbl>
    <w:p w14:paraId="0A72CC2A" w14:textId="77777777" w:rsidR="004B6AB3" w:rsidRPr="00952902" w:rsidRDefault="004B6AB3">
      <w:pPr>
        <w:spacing w:after="0"/>
        <w:ind w:firstLine="0"/>
        <w:rPr>
          <w:ins w:id="290" w:author="Andy Kleinhesselink" w:date="2019-04-17T16:23:00Z"/>
          <w:b/>
          <w:bCs/>
        </w:rPr>
        <w:pPrChange w:id="291" w:author="Andy Kleinhesselink" w:date="2019-04-17T17:06:00Z">
          <w:pPr>
            <w:spacing w:after="0" w:line="240" w:lineRule="auto"/>
            <w:ind w:firstLine="0"/>
          </w:pPr>
        </w:pPrChange>
      </w:pPr>
    </w:p>
    <w:p w14:paraId="2FAA8018" w14:textId="77777777" w:rsidR="002A59FC" w:rsidRDefault="002A59FC">
      <w:pPr>
        <w:spacing w:after="0" w:line="240" w:lineRule="auto"/>
        <w:ind w:firstLine="0"/>
        <w:rPr>
          <w:ins w:id="292" w:author="Andy Kleinhesselink" w:date="2019-04-17T16:23:00Z"/>
          <w:b/>
        </w:rPr>
      </w:pPr>
      <w:ins w:id="293" w:author="Andy Kleinhesselink" w:date="2019-04-17T16:23:00Z">
        <w:r>
          <w:rPr>
            <w:b/>
          </w:rPr>
          <w:br w:type="page"/>
        </w:r>
      </w:ins>
    </w:p>
    <w:p w14:paraId="7DA57FB0" w14:textId="79FACEFB" w:rsidR="009331AE" w:rsidRPr="00952902" w:rsidRDefault="002A59FC" w:rsidP="009331AE">
      <w:pPr>
        <w:spacing w:after="0"/>
        <w:ind w:firstLine="0"/>
        <w:rPr>
          <w:ins w:id="294" w:author="Andy Kleinhesselink" w:date="2019-04-17T17:27:00Z"/>
          <w:b/>
          <w:bCs/>
        </w:rPr>
      </w:pPr>
      <w:ins w:id="295" w:author="Andy Kleinhesselink" w:date="2019-04-17T16:23:00Z">
        <w:r w:rsidRPr="002C1DDC">
          <w:rPr>
            <w:b/>
            <w:bCs/>
          </w:rPr>
          <w:lastRenderedPageBreak/>
          <w:t xml:space="preserve">Table </w:t>
        </w:r>
        <w:r>
          <w:rPr>
            <w:b/>
            <w:bCs/>
          </w:rPr>
          <w:t>S2</w:t>
        </w:r>
        <w:r w:rsidRPr="002C1DDC">
          <w:rPr>
            <w:b/>
            <w:bCs/>
          </w:rPr>
          <w:t>. Multiple comparison test</w:t>
        </w:r>
      </w:ins>
      <w:ins w:id="296" w:author="Andy Kleinhesselink" w:date="2019-04-17T17:08:00Z">
        <w:r w:rsidR="0056318E">
          <w:rPr>
            <w:b/>
            <w:bCs/>
          </w:rPr>
          <w:t xml:space="preserve"> for</w:t>
        </w:r>
      </w:ins>
      <w:ins w:id="297" w:author="Andy Kleinhesselink" w:date="2019-04-17T16:23:00Z">
        <w:r w:rsidRPr="002C1DDC">
          <w:rPr>
            <w:b/>
            <w:bCs/>
          </w:rPr>
          <w:t xml:space="preserve"> </w:t>
        </w:r>
        <w:r w:rsidRPr="000C1786">
          <w:rPr>
            <w:b/>
            <w:bCs/>
            <w:i/>
          </w:rPr>
          <w:t>Bromus</w:t>
        </w:r>
        <w:r w:rsidRPr="002C1DDC">
          <w:rPr>
            <w:b/>
            <w:bCs/>
          </w:rPr>
          <w:t xml:space="preserve"> </w:t>
        </w:r>
      </w:ins>
      <w:ins w:id="298" w:author="Andy Kleinhesselink" w:date="2019-04-17T17:08:00Z">
        <w:r w:rsidR="0056318E">
          <w:rPr>
            <w:b/>
            <w:bCs/>
          </w:rPr>
          <w:t>final biomass</w:t>
        </w:r>
      </w:ins>
      <w:ins w:id="299" w:author="Andy Kleinhesselink" w:date="2019-04-17T16:23:00Z">
        <w:r w:rsidRPr="00021179">
          <w:rPr>
            <w:b/>
            <w:bCs/>
          </w:rPr>
          <w:t xml:space="preserve">. </w:t>
        </w:r>
        <w:r w:rsidRPr="002C1DDC">
          <w:rPr>
            <w:b/>
            <w:bCs/>
          </w:rPr>
          <w:t xml:space="preserve">P-values are adjusted by </w:t>
        </w:r>
        <w:r w:rsidRPr="000C1786">
          <w:rPr>
            <w:b/>
            <w:color w:val="000000" w:themeColor="text1"/>
          </w:rPr>
          <w:t xml:space="preserve">Šidák </w:t>
        </w:r>
        <w:r w:rsidRPr="002C1DDC">
          <w:rPr>
            <w:b/>
            <w:bCs/>
          </w:rPr>
          <w:t>method for three tests</w:t>
        </w:r>
      </w:ins>
      <w:ins w:id="300" w:author="Andy Kleinhesselink" w:date="2019-04-17T17:27:00Z">
        <w:r w:rsidR="009331AE">
          <w:rPr>
            <w:b/>
            <w:bCs/>
          </w:rPr>
          <w:t>, degrees of freedom are calculated using the Ken</w:t>
        </w:r>
      </w:ins>
      <w:ins w:id="301" w:author="Andy Kleinhesselink" w:date="2019-04-17T17:29:00Z">
        <w:r w:rsidR="009331AE">
          <w:rPr>
            <w:b/>
            <w:bCs/>
          </w:rPr>
          <w:t>war</w:t>
        </w:r>
      </w:ins>
      <w:ins w:id="302" w:author="Andy Kleinhesselink" w:date="2019-04-17T17:27:00Z">
        <w:r w:rsidR="009331AE">
          <w:rPr>
            <w:b/>
            <w:bCs/>
          </w:rPr>
          <w:t xml:space="preserve">d-Roger approximation.  Tests </w:t>
        </w:r>
      </w:ins>
      <w:ins w:id="303" w:author="Andy Kleinhesselink" w:date="2019-04-17T16:23:00Z">
        <w:r>
          <w:rPr>
            <w:b/>
            <w:bCs/>
          </w:rPr>
          <w:t xml:space="preserve">implemented with the </w:t>
        </w:r>
        <w:proofErr w:type="spellStart"/>
        <w:r>
          <w:rPr>
            <w:b/>
            <w:bCs/>
          </w:rPr>
          <w:t>emmeans</w:t>
        </w:r>
        <w:proofErr w:type="spellEnd"/>
        <w:r>
          <w:rPr>
            <w:b/>
            <w:bCs/>
          </w:rPr>
          <w:t xml:space="preserve"> package in R</w:t>
        </w:r>
        <w:r w:rsidRPr="002C1DDC">
          <w:rPr>
            <w:b/>
            <w:bCs/>
          </w:rPr>
          <w:t>.</w:t>
        </w:r>
      </w:ins>
    </w:p>
    <w:tbl>
      <w:tblPr>
        <w:tblStyle w:val="PlainTable2"/>
        <w:tblW w:w="5000" w:type="pct"/>
        <w:tblLook w:val="0620" w:firstRow="1" w:lastRow="0" w:firstColumn="0" w:lastColumn="0" w:noHBand="1" w:noVBand="1"/>
        <w:tblPrChange w:id="304" w:author="Andy Kleinhesselink" w:date="2019-04-17T17:38:00Z">
          <w:tblPr>
            <w:tblStyle w:val="Table"/>
            <w:tblW w:w="5000" w:type="pct"/>
            <w:tblLook w:val="07E0" w:firstRow="1" w:lastRow="1" w:firstColumn="1" w:lastColumn="1" w:noHBand="1" w:noVBand="1"/>
          </w:tblPr>
        </w:tblPrChange>
      </w:tblPr>
      <w:tblGrid>
        <w:gridCol w:w="3577"/>
        <w:gridCol w:w="1438"/>
        <w:gridCol w:w="1482"/>
        <w:gridCol w:w="976"/>
        <w:gridCol w:w="911"/>
        <w:gridCol w:w="976"/>
        <w:tblGridChange w:id="305">
          <w:tblGrid>
            <w:gridCol w:w="3652"/>
            <w:gridCol w:w="1376"/>
            <w:gridCol w:w="1407"/>
            <w:gridCol w:w="997"/>
            <w:gridCol w:w="931"/>
            <w:gridCol w:w="997"/>
          </w:tblGrid>
        </w:tblGridChange>
      </w:tblGrid>
      <w:tr w:rsidR="00CB5954" w14:paraId="61B9C76B" w14:textId="77777777" w:rsidTr="00CB5954">
        <w:trPr>
          <w:cnfStyle w:val="100000000000" w:firstRow="1" w:lastRow="0" w:firstColumn="0" w:lastColumn="0" w:oddVBand="0" w:evenVBand="0" w:oddHBand="0" w:evenHBand="0" w:firstRowFirstColumn="0" w:firstRowLastColumn="0" w:lastRowFirstColumn="0" w:lastRowLastColumn="0"/>
          <w:ins w:id="306" w:author="Andy Kleinhesselink" w:date="2019-04-17T17:38:00Z"/>
        </w:trPr>
        <w:tc>
          <w:tcPr>
            <w:tcW w:w="0" w:type="auto"/>
            <w:tcPrChange w:id="307" w:author="Andy Kleinhesselink" w:date="2019-04-17T17:38:00Z">
              <w:tcPr>
                <w:tcW w:w="0" w:type="auto"/>
                <w:tcBorders>
                  <w:bottom w:val="single" w:sz="0" w:space="0" w:color="auto"/>
                </w:tcBorders>
                <w:vAlign w:val="bottom"/>
              </w:tcPr>
            </w:tcPrChange>
          </w:tcPr>
          <w:p w14:paraId="2467CFC0"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08" w:author="Andy Kleinhesselink" w:date="2019-04-17T17:38:00Z"/>
              </w:rPr>
            </w:pPr>
            <w:ins w:id="309" w:author="Andy Kleinhesselink" w:date="2019-04-17T17:38:00Z">
              <w:r>
                <w:t>Contrast</w:t>
              </w:r>
            </w:ins>
          </w:p>
        </w:tc>
        <w:tc>
          <w:tcPr>
            <w:tcW w:w="0" w:type="auto"/>
            <w:tcPrChange w:id="310" w:author="Andy Kleinhesselink" w:date="2019-04-17T17:38:00Z">
              <w:tcPr>
                <w:tcW w:w="0" w:type="auto"/>
                <w:tcBorders>
                  <w:bottom w:val="single" w:sz="0" w:space="0" w:color="auto"/>
                </w:tcBorders>
                <w:vAlign w:val="bottom"/>
              </w:tcPr>
            </w:tcPrChange>
          </w:tcPr>
          <w:p w14:paraId="3D99AC73"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11" w:author="Andy Kleinhesselink" w:date="2019-04-17T17:38:00Z"/>
              </w:rPr>
            </w:pPr>
            <w:ins w:id="312" w:author="Andy Kleinhesselink" w:date="2019-04-17T17:38:00Z">
              <w:r>
                <w:t>estimate</w:t>
              </w:r>
            </w:ins>
          </w:p>
        </w:tc>
        <w:tc>
          <w:tcPr>
            <w:tcW w:w="0" w:type="auto"/>
            <w:tcPrChange w:id="313" w:author="Andy Kleinhesselink" w:date="2019-04-17T17:38:00Z">
              <w:tcPr>
                <w:tcW w:w="0" w:type="auto"/>
                <w:tcBorders>
                  <w:bottom w:val="single" w:sz="0" w:space="0" w:color="auto"/>
                </w:tcBorders>
                <w:vAlign w:val="bottom"/>
              </w:tcPr>
            </w:tcPrChange>
          </w:tcPr>
          <w:p w14:paraId="4B799E5B"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14" w:author="Andy Kleinhesselink" w:date="2019-04-17T17:38:00Z"/>
              </w:rPr>
            </w:pPr>
            <w:proofErr w:type="spellStart"/>
            <w:ins w:id="315" w:author="Andy Kleinhesselink" w:date="2019-04-17T17:38:00Z">
              <w:r>
                <w:t>std.error</w:t>
              </w:r>
              <w:proofErr w:type="spellEnd"/>
            </w:ins>
          </w:p>
        </w:tc>
        <w:tc>
          <w:tcPr>
            <w:tcW w:w="0" w:type="auto"/>
            <w:tcPrChange w:id="316" w:author="Andy Kleinhesselink" w:date="2019-04-17T17:38:00Z">
              <w:tcPr>
                <w:tcW w:w="0" w:type="auto"/>
                <w:tcBorders>
                  <w:bottom w:val="single" w:sz="0" w:space="0" w:color="auto"/>
                </w:tcBorders>
                <w:vAlign w:val="bottom"/>
              </w:tcPr>
            </w:tcPrChange>
          </w:tcPr>
          <w:p w14:paraId="13BCD617"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17" w:author="Andy Kleinhesselink" w:date="2019-04-17T17:38:00Z"/>
              </w:rPr>
            </w:pPr>
            <w:ins w:id="318" w:author="Andy Kleinhesselink" w:date="2019-04-17T17:38:00Z">
              <w:r>
                <w:t>df</w:t>
              </w:r>
            </w:ins>
          </w:p>
        </w:tc>
        <w:tc>
          <w:tcPr>
            <w:tcW w:w="0" w:type="auto"/>
            <w:tcPrChange w:id="319" w:author="Andy Kleinhesselink" w:date="2019-04-17T17:38:00Z">
              <w:tcPr>
                <w:tcW w:w="0" w:type="auto"/>
                <w:tcBorders>
                  <w:bottom w:val="single" w:sz="0" w:space="0" w:color="auto"/>
                </w:tcBorders>
                <w:vAlign w:val="bottom"/>
              </w:tcPr>
            </w:tcPrChange>
          </w:tcPr>
          <w:p w14:paraId="4E6DD957"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20" w:author="Andy Kleinhesselink" w:date="2019-04-17T17:38:00Z"/>
              </w:rPr>
            </w:pPr>
            <w:ins w:id="321" w:author="Andy Kleinhesselink" w:date="2019-04-17T17:38:00Z">
              <w:r>
                <w:t>t-</w:t>
              </w:r>
              <w:proofErr w:type="spellStart"/>
              <w:r>
                <w:t>val</w:t>
              </w:r>
              <w:proofErr w:type="spellEnd"/>
            </w:ins>
          </w:p>
        </w:tc>
        <w:tc>
          <w:tcPr>
            <w:tcW w:w="0" w:type="auto"/>
            <w:tcPrChange w:id="322" w:author="Andy Kleinhesselink" w:date="2019-04-17T17:38:00Z">
              <w:tcPr>
                <w:tcW w:w="0" w:type="auto"/>
                <w:tcBorders>
                  <w:bottom w:val="single" w:sz="0" w:space="0" w:color="auto"/>
                </w:tcBorders>
                <w:vAlign w:val="bottom"/>
              </w:tcPr>
            </w:tcPrChange>
          </w:tcPr>
          <w:p w14:paraId="6737C628"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23" w:author="Andy Kleinhesselink" w:date="2019-04-17T17:38:00Z"/>
              </w:rPr>
            </w:pPr>
            <w:ins w:id="324" w:author="Andy Kleinhesselink" w:date="2019-04-17T17:38:00Z">
              <w:r>
                <w:t>p-</w:t>
              </w:r>
              <w:proofErr w:type="spellStart"/>
              <w:r>
                <w:t>val</w:t>
              </w:r>
              <w:proofErr w:type="spellEnd"/>
            </w:ins>
          </w:p>
        </w:tc>
      </w:tr>
      <w:tr w:rsidR="00CB5954" w14:paraId="33C03920" w14:textId="77777777" w:rsidTr="00CB5954">
        <w:trPr>
          <w:ins w:id="325" w:author="Andy Kleinhesselink" w:date="2019-04-17T17:38:00Z"/>
        </w:trPr>
        <w:tc>
          <w:tcPr>
            <w:tcW w:w="0" w:type="auto"/>
            <w:tcPrChange w:id="326" w:author="Andy Kleinhesselink" w:date="2019-04-17T17:38:00Z">
              <w:tcPr>
                <w:tcW w:w="0" w:type="auto"/>
              </w:tcPr>
            </w:tcPrChange>
          </w:tcPr>
          <w:p w14:paraId="2F243A60" w14:textId="77777777" w:rsidR="00CB5954" w:rsidRDefault="00CB5954" w:rsidP="000C1786">
            <w:pPr>
              <w:pStyle w:val="Compact"/>
              <w:rPr>
                <w:ins w:id="327" w:author="Andy Kleinhesselink" w:date="2019-04-17T17:38:00Z"/>
              </w:rPr>
            </w:pPr>
            <w:ins w:id="328" w:author="Andy Kleinhesselink" w:date="2019-04-17T17:38:00Z">
              <w:r>
                <w:t>Moss - Bare sand</w:t>
              </w:r>
            </w:ins>
          </w:p>
        </w:tc>
        <w:tc>
          <w:tcPr>
            <w:tcW w:w="0" w:type="auto"/>
            <w:tcPrChange w:id="329" w:author="Andy Kleinhesselink" w:date="2019-04-17T17:38:00Z">
              <w:tcPr>
                <w:tcW w:w="0" w:type="auto"/>
              </w:tcPr>
            </w:tcPrChange>
          </w:tcPr>
          <w:p w14:paraId="1BE03AEF" w14:textId="77777777" w:rsidR="00CB5954" w:rsidRDefault="00CB5954" w:rsidP="000C1786">
            <w:pPr>
              <w:pStyle w:val="Compact"/>
              <w:rPr>
                <w:ins w:id="330" w:author="Andy Kleinhesselink" w:date="2019-04-17T17:38:00Z"/>
              </w:rPr>
            </w:pPr>
            <w:ins w:id="331" w:author="Andy Kleinhesselink" w:date="2019-04-17T17:38:00Z">
              <w:r>
                <w:t>-0.19</w:t>
              </w:r>
            </w:ins>
          </w:p>
        </w:tc>
        <w:tc>
          <w:tcPr>
            <w:tcW w:w="0" w:type="auto"/>
            <w:tcPrChange w:id="332" w:author="Andy Kleinhesselink" w:date="2019-04-17T17:38:00Z">
              <w:tcPr>
                <w:tcW w:w="0" w:type="auto"/>
              </w:tcPr>
            </w:tcPrChange>
          </w:tcPr>
          <w:p w14:paraId="0441B64C" w14:textId="77777777" w:rsidR="00CB5954" w:rsidRDefault="00CB5954" w:rsidP="000C1786">
            <w:pPr>
              <w:pStyle w:val="Compact"/>
              <w:rPr>
                <w:ins w:id="333" w:author="Andy Kleinhesselink" w:date="2019-04-17T17:38:00Z"/>
              </w:rPr>
            </w:pPr>
            <w:ins w:id="334" w:author="Andy Kleinhesselink" w:date="2019-04-17T17:38:00Z">
              <w:r>
                <w:t>0.26</w:t>
              </w:r>
            </w:ins>
          </w:p>
        </w:tc>
        <w:tc>
          <w:tcPr>
            <w:tcW w:w="0" w:type="auto"/>
            <w:tcPrChange w:id="335" w:author="Andy Kleinhesselink" w:date="2019-04-17T17:38:00Z">
              <w:tcPr>
                <w:tcW w:w="0" w:type="auto"/>
              </w:tcPr>
            </w:tcPrChange>
          </w:tcPr>
          <w:p w14:paraId="67FB426C" w14:textId="77777777" w:rsidR="00CB5954" w:rsidRDefault="00CB5954" w:rsidP="000C1786">
            <w:pPr>
              <w:pStyle w:val="Compact"/>
              <w:rPr>
                <w:ins w:id="336" w:author="Andy Kleinhesselink" w:date="2019-04-17T17:38:00Z"/>
              </w:rPr>
            </w:pPr>
            <w:ins w:id="337" w:author="Andy Kleinhesselink" w:date="2019-04-17T17:38:00Z">
              <w:r>
                <w:t>33.18</w:t>
              </w:r>
            </w:ins>
          </w:p>
        </w:tc>
        <w:tc>
          <w:tcPr>
            <w:tcW w:w="0" w:type="auto"/>
            <w:tcPrChange w:id="338" w:author="Andy Kleinhesselink" w:date="2019-04-17T17:38:00Z">
              <w:tcPr>
                <w:tcW w:w="0" w:type="auto"/>
              </w:tcPr>
            </w:tcPrChange>
          </w:tcPr>
          <w:p w14:paraId="2D3007A5" w14:textId="77777777" w:rsidR="00CB5954" w:rsidRDefault="00CB5954" w:rsidP="000C1786">
            <w:pPr>
              <w:pStyle w:val="Compact"/>
              <w:rPr>
                <w:ins w:id="339" w:author="Andy Kleinhesselink" w:date="2019-04-17T17:38:00Z"/>
              </w:rPr>
            </w:pPr>
            <w:ins w:id="340" w:author="Andy Kleinhesselink" w:date="2019-04-17T17:38:00Z">
              <w:r>
                <w:t>-0.74</w:t>
              </w:r>
            </w:ins>
          </w:p>
        </w:tc>
        <w:tc>
          <w:tcPr>
            <w:tcW w:w="0" w:type="auto"/>
            <w:tcPrChange w:id="341" w:author="Andy Kleinhesselink" w:date="2019-04-17T17:38:00Z">
              <w:tcPr>
                <w:tcW w:w="0" w:type="auto"/>
              </w:tcPr>
            </w:tcPrChange>
          </w:tcPr>
          <w:p w14:paraId="26A219B0" w14:textId="77777777" w:rsidR="00CB5954" w:rsidRDefault="00CB5954" w:rsidP="000C1786">
            <w:pPr>
              <w:pStyle w:val="Compact"/>
              <w:rPr>
                <w:ins w:id="342" w:author="Andy Kleinhesselink" w:date="2019-04-17T17:38:00Z"/>
              </w:rPr>
            </w:pPr>
            <w:ins w:id="343" w:author="Andy Kleinhesselink" w:date="2019-04-17T17:38:00Z">
              <w:r>
                <w:t>0.849</w:t>
              </w:r>
            </w:ins>
          </w:p>
        </w:tc>
      </w:tr>
      <w:tr w:rsidR="00CB5954" w14:paraId="76D3D5F3" w14:textId="77777777" w:rsidTr="00CB5954">
        <w:trPr>
          <w:ins w:id="344" w:author="Andy Kleinhesselink" w:date="2019-04-17T17:38:00Z"/>
        </w:trPr>
        <w:tc>
          <w:tcPr>
            <w:tcW w:w="0" w:type="auto"/>
            <w:tcPrChange w:id="345" w:author="Andy Kleinhesselink" w:date="2019-04-17T17:38:00Z">
              <w:tcPr>
                <w:tcW w:w="0" w:type="auto"/>
              </w:tcPr>
            </w:tcPrChange>
          </w:tcPr>
          <w:p w14:paraId="705C3F56" w14:textId="77777777" w:rsidR="00CB5954" w:rsidRDefault="00CB5954" w:rsidP="000C1786">
            <w:pPr>
              <w:pStyle w:val="Compact"/>
              <w:rPr>
                <w:ins w:id="346" w:author="Andy Kleinhesselink" w:date="2019-04-17T17:38:00Z"/>
              </w:rPr>
            </w:pPr>
            <w:ins w:id="347" w:author="Andy Kleinhesselink" w:date="2019-04-17T17:38:00Z">
              <w:r>
                <w:t>Moss - Moss removed</w:t>
              </w:r>
            </w:ins>
          </w:p>
        </w:tc>
        <w:tc>
          <w:tcPr>
            <w:tcW w:w="0" w:type="auto"/>
            <w:tcPrChange w:id="348" w:author="Andy Kleinhesselink" w:date="2019-04-17T17:38:00Z">
              <w:tcPr>
                <w:tcW w:w="0" w:type="auto"/>
              </w:tcPr>
            </w:tcPrChange>
          </w:tcPr>
          <w:p w14:paraId="1DF6C7B8" w14:textId="77777777" w:rsidR="00CB5954" w:rsidRDefault="00CB5954" w:rsidP="000C1786">
            <w:pPr>
              <w:pStyle w:val="Compact"/>
              <w:rPr>
                <w:ins w:id="349" w:author="Andy Kleinhesselink" w:date="2019-04-17T17:38:00Z"/>
              </w:rPr>
            </w:pPr>
            <w:ins w:id="350" w:author="Andy Kleinhesselink" w:date="2019-04-17T17:38:00Z">
              <w:r>
                <w:t>0.50</w:t>
              </w:r>
            </w:ins>
          </w:p>
        </w:tc>
        <w:tc>
          <w:tcPr>
            <w:tcW w:w="0" w:type="auto"/>
            <w:tcPrChange w:id="351" w:author="Andy Kleinhesselink" w:date="2019-04-17T17:38:00Z">
              <w:tcPr>
                <w:tcW w:w="0" w:type="auto"/>
              </w:tcPr>
            </w:tcPrChange>
          </w:tcPr>
          <w:p w14:paraId="1F58B2E4" w14:textId="77777777" w:rsidR="00CB5954" w:rsidRDefault="00CB5954" w:rsidP="000C1786">
            <w:pPr>
              <w:pStyle w:val="Compact"/>
              <w:rPr>
                <w:ins w:id="352" w:author="Andy Kleinhesselink" w:date="2019-04-17T17:38:00Z"/>
              </w:rPr>
            </w:pPr>
            <w:ins w:id="353" w:author="Andy Kleinhesselink" w:date="2019-04-17T17:38:00Z">
              <w:r>
                <w:t>0.26</w:t>
              </w:r>
            </w:ins>
          </w:p>
        </w:tc>
        <w:tc>
          <w:tcPr>
            <w:tcW w:w="0" w:type="auto"/>
            <w:tcPrChange w:id="354" w:author="Andy Kleinhesselink" w:date="2019-04-17T17:38:00Z">
              <w:tcPr>
                <w:tcW w:w="0" w:type="auto"/>
              </w:tcPr>
            </w:tcPrChange>
          </w:tcPr>
          <w:p w14:paraId="28D38E86" w14:textId="77777777" w:rsidR="00CB5954" w:rsidRDefault="00CB5954" w:rsidP="000C1786">
            <w:pPr>
              <w:pStyle w:val="Compact"/>
              <w:rPr>
                <w:ins w:id="355" w:author="Andy Kleinhesselink" w:date="2019-04-17T17:38:00Z"/>
              </w:rPr>
            </w:pPr>
            <w:ins w:id="356" w:author="Andy Kleinhesselink" w:date="2019-04-17T17:38:00Z">
              <w:r>
                <w:t>32.64</w:t>
              </w:r>
            </w:ins>
          </w:p>
        </w:tc>
        <w:tc>
          <w:tcPr>
            <w:tcW w:w="0" w:type="auto"/>
            <w:tcPrChange w:id="357" w:author="Andy Kleinhesselink" w:date="2019-04-17T17:38:00Z">
              <w:tcPr>
                <w:tcW w:w="0" w:type="auto"/>
              </w:tcPr>
            </w:tcPrChange>
          </w:tcPr>
          <w:p w14:paraId="570F7F46" w14:textId="77777777" w:rsidR="00CB5954" w:rsidRDefault="00CB5954" w:rsidP="000C1786">
            <w:pPr>
              <w:pStyle w:val="Compact"/>
              <w:rPr>
                <w:ins w:id="358" w:author="Andy Kleinhesselink" w:date="2019-04-17T17:38:00Z"/>
              </w:rPr>
            </w:pPr>
            <w:ins w:id="359" w:author="Andy Kleinhesselink" w:date="2019-04-17T17:38:00Z">
              <w:r>
                <w:t>1.94</w:t>
              </w:r>
            </w:ins>
          </w:p>
        </w:tc>
        <w:tc>
          <w:tcPr>
            <w:tcW w:w="0" w:type="auto"/>
            <w:tcPrChange w:id="360" w:author="Andy Kleinhesselink" w:date="2019-04-17T17:38:00Z">
              <w:tcPr>
                <w:tcW w:w="0" w:type="auto"/>
              </w:tcPr>
            </w:tcPrChange>
          </w:tcPr>
          <w:p w14:paraId="08927D0B" w14:textId="77777777" w:rsidR="00CB5954" w:rsidRDefault="00CB5954" w:rsidP="000C1786">
            <w:pPr>
              <w:pStyle w:val="Compact"/>
              <w:rPr>
                <w:ins w:id="361" w:author="Andy Kleinhesselink" w:date="2019-04-17T17:38:00Z"/>
              </w:rPr>
            </w:pPr>
            <w:ins w:id="362" w:author="Andy Kleinhesselink" w:date="2019-04-17T17:38:00Z">
              <w:r>
                <w:t>0.172</w:t>
              </w:r>
            </w:ins>
          </w:p>
        </w:tc>
      </w:tr>
      <w:tr w:rsidR="00CB5954" w14:paraId="63233E8E" w14:textId="77777777" w:rsidTr="00CB5954">
        <w:trPr>
          <w:ins w:id="363" w:author="Andy Kleinhesselink" w:date="2019-04-17T17:38:00Z"/>
        </w:trPr>
        <w:tc>
          <w:tcPr>
            <w:tcW w:w="0" w:type="auto"/>
            <w:tcPrChange w:id="364" w:author="Andy Kleinhesselink" w:date="2019-04-17T17:38:00Z">
              <w:tcPr>
                <w:tcW w:w="0" w:type="auto"/>
              </w:tcPr>
            </w:tcPrChange>
          </w:tcPr>
          <w:p w14:paraId="37C3CC01" w14:textId="77777777" w:rsidR="00CB5954" w:rsidRDefault="00CB5954" w:rsidP="000C1786">
            <w:pPr>
              <w:pStyle w:val="Compact"/>
              <w:rPr>
                <w:ins w:id="365" w:author="Andy Kleinhesselink" w:date="2019-04-17T17:38:00Z"/>
              </w:rPr>
            </w:pPr>
            <w:ins w:id="366" w:author="Andy Kleinhesselink" w:date="2019-04-17T17:38:00Z">
              <w:r>
                <w:t>Bare sand - Moss removed</w:t>
              </w:r>
            </w:ins>
          </w:p>
        </w:tc>
        <w:tc>
          <w:tcPr>
            <w:tcW w:w="0" w:type="auto"/>
            <w:tcPrChange w:id="367" w:author="Andy Kleinhesselink" w:date="2019-04-17T17:38:00Z">
              <w:tcPr>
                <w:tcW w:w="0" w:type="auto"/>
              </w:tcPr>
            </w:tcPrChange>
          </w:tcPr>
          <w:p w14:paraId="6D761E99" w14:textId="77777777" w:rsidR="00CB5954" w:rsidRDefault="00CB5954" w:rsidP="000C1786">
            <w:pPr>
              <w:pStyle w:val="Compact"/>
              <w:rPr>
                <w:ins w:id="368" w:author="Andy Kleinhesselink" w:date="2019-04-17T17:38:00Z"/>
              </w:rPr>
            </w:pPr>
            <w:ins w:id="369" w:author="Andy Kleinhesselink" w:date="2019-04-17T17:38:00Z">
              <w:r>
                <w:t>0.69</w:t>
              </w:r>
            </w:ins>
          </w:p>
        </w:tc>
        <w:tc>
          <w:tcPr>
            <w:tcW w:w="0" w:type="auto"/>
            <w:tcPrChange w:id="370" w:author="Andy Kleinhesselink" w:date="2019-04-17T17:38:00Z">
              <w:tcPr>
                <w:tcW w:w="0" w:type="auto"/>
              </w:tcPr>
            </w:tcPrChange>
          </w:tcPr>
          <w:p w14:paraId="6780C46C" w14:textId="77777777" w:rsidR="00CB5954" w:rsidRDefault="00CB5954" w:rsidP="000C1786">
            <w:pPr>
              <w:pStyle w:val="Compact"/>
              <w:rPr>
                <w:ins w:id="371" w:author="Andy Kleinhesselink" w:date="2019-04-17T17:38:00Z"/>
              </w:rPr>
            </w:pPr>
            <w:ins w:id="372" w:author="Andy Kleinhesselink" w:date="2019-04-17T17:38:00Z">
              <w:r>
                <w:t>0.26</w:t>
              </w:r>
            </w:ins>
          </w:p>
        </w:tc>
        <w:tc>
          <w:tcPr>
            <w:tcW w:w="0" w:type="auto"/>
            <w:tcPrChange w:id="373" w:author="Andy Kleinhesselink" w:date="2019-04-17T17:38:00Z">
              <w:tcPr>
                <w:tcW w:w="0" w:type="auto"/>
              </w:tcPr>
            </w:tcPrChange>
          </w:tcPr>
          <w:p w14:paraId="51FC525A" w14:textId="77777777" w:rsidR="00CB5954" w:rsidRDefault="00CB5954" w:rsidP="000C1786">
            <w:pPr>
              <w:pStyle w:val="Compact"/>
              <w:rPr>
                <w:ins w:id="374" w:author="Andy Kleinhesselink" w:date="2019-04-17T17:38:00Z"/>
              </w:rPr>
            </w:pPr>
            <w:ins w:id="375" w:author="Andy Kleinhesselink" w:date="2019-04-17T17:38:00Z">
              <w:r>
                <w:t>32.64</w:t>
              </w:r>
            </w:ins>
          </w:p>
        </w:tc>
        <w:tc>
          <w:tcPr>
            <w:tcW w:w="0" w:type="auto"/>
            <w:tcPrChange w:id="376" w:author="Andy Kleinhesselink" w:date="2019-04-17T17:38:00Z">
              <w:tcPr>
                <w:tcW w:w="0" w:type="auto"/>
              </w:tcPr>
            </w:tcPrChange>
          </w:tcPr>
          <w:p w14:paraId="57F02ED8" w14:textId="77777777" w:rsidR="00CB5954" w:rsidRDefault="00CB5954" w:rsidP="000C1786">
            <w:pPr>
              <w:pStyle w:val="Compact"/>
              <w:rPr>
                <w:ins w:id="377" w:author="Andy Kleinhesselink" w:date="2019-04-17T17:38:00Z"/>
              </w:rPr>
            </w:pPr>
            <w:ins w:id="378" w:author="Andy Kleinhesselink" w:date="2019-04-17T17:38:00Z">
              <w:r>
                <w:t>2.69</w:t>
              </w:r>
            </w:ins>
          </w:p>
        </w:tc>
        <w:tc>
          <w:tcPr>
            <w:tcW w:w="0" w:type="auto"/>
            <w:tcPrChange w:id="379" w:author="Andy Kleinhesselink" w:date="2019-04-17T17:38:00Z">
              <w:tcPr>
                <w:tcW w:w="0" w:type="auto"/>
              </w:tcPr>
            </w:tcPrChange>
          </w:tcPr>
          <w:p w14:paraId="344200BE" w14:textId="77777777" w:rsidR="00CB5954" w:rsidRDefault="00CB5954" w:rsidP="000C1786">
            <w:pPr>
              <w:pStyle w:val="Compact"/>
              <w:rPr>
                <w:ins w:id="380" w:author="Andy Kleinhesselink" w:date="2019-04-17T17:38:00Z"/>
              </w:rPr>
            </w:pPr>
            <w:ins w:id="381" w:author="Andy Kleinhesselink" w:date="2019-04-17T17:38:00Z">
              <w:r>
                <w:t>0.033</w:t>
              </w:r>
            </w:ins>
          </w:p>
        </w:tc>
      </w:tr>
    </w:tbl>
    <w:p w14:paraId="348E8128" w14:textId="77777777" w:rsidR="00CB5954" w:rsidRDefault="00CB5954" w:rsidP="0056318E">
      <w:pPr>
        <w:spacing w:after="0"/>
        <w:ind w:firstLine="0"/>
        <w:rPr>
          <w:ins w:id="382" w:author="Andy Kleinhesselink" w:date="2019-04-17T17:39:00Z"/>
          <w:b/>
          <w:bCs/>
        </w:rPr>
      </w:pPr>
    </w:p>
    <w:p w14:paraId="580F894E" w14:textId="77777777" w:rsidR="00CB5954" w:rsidRDefault="00CB5954">
      <w:pPr>
        <w:spacing w:after="0" w:line="240" w:lineRule="auto"/>
        <w:ind w:firstLine="0"/>
        <w:rPr>
          <w:ins w:id="383" w:author="Andy Kleinhesselink" w:date="2019-04-17T17:39:00Z"/>
          <w:b/>
          <w:bCs/>
        </w:rPr>
      </w:pPr>
      <w:ins w:id="384" w:author="Andy Kleinhesselink" w:date="2019-04-17T17:39:00Z">
        <w:r>
          <w:rPr>
            <w:b/>
            <w:bCs/>
          </w:rPr>
          <w:br w:type="page"/>
        </w:r>
      </w:ins>
    </w:p>
    <w:p w14:paraId="1387C891" w14:textId="3747EF0E" w:rsidR="0056318E" w:rsidRDefault="0056318E" w:rsidP="0056318E">
      <w:pPr>
        <w:spacing w:after="0"/>
        <w:ind w:firstLine="0"/>
        <w:rPr>
          <w:ins w:id="385" w:author="Andy Kleinhesselink" w:date="2019-04-17T17:11:00Z"/>
          <w:b/>
          <w:bCs/>
        </w:rPr>
      </w:pPr>
      <w:ins w:id="386" w:author="Andy Kleinhesselink" w:date="2019-04-17T17:11:00Z">
        <w:r w:rsidRPr="002C1DDC">
          <w:rPr>
            <w:b/>
            <w:bCs/>
          </w:rPr>
          <w:lastRenderedPageBreak/>
          <w:t xml:space="preserve">Table </w:t>
        </w:r>
        <w:r>
          <w:rPr>
            <w:b/>
            <w:bCs/>
          </w:rPr>
          <w:t>S</w:t>
        </w:r>
      </w:ins>
      <w:ins w:id="387" w:author="Andy Kleinhesselink" w:date="2019-04-17T17:12:00Z">
        <w:r>
          <w:rPr>
            <w:b/>
            <w:bCs/>
          </w:rPr>
          <w:t>3</w:t>
        </w:r>
      </w:ins>
      <w:ins w:id="388" w:author="Andy Kleinhesselink" w:date="2019-04-17T17:11:00Z">
        <w:r w:rsidRPr="002C1DDC">
          <w:rPr>
            <w:b/>
            <w:bCs/>
          </w:rPr>
          <w:t>. Multiple comparison test</w:t>
        </w:r>
        <w:r>
          <w:rPr>
            <w:b/>
            <w:bCs/>
          </w:rPr>
          <w:t xml:space="preserve"> for</w:t>
        </w:r>
        <w:r w:rsidRPr="002C1DDC">
          <w:rPr>
            <w:b/>
            <w:bCs/>
          </w:rPr>
          <w:t xml:space="preserve"> </w:t>
        </w:r>
        <w:r w:rsidRPr="000C1786">
          <w:rPr>
            <w:b/>
            <w:bCs/>
            <w:i/>
          </w:rPr>
          <w:t>Bromus</w:t>
        </w:r>
        <w:r w:rsidRPr="002C1DDC">
          <w:rPr>
            <w:b/>
            <w:bCs/>
          </w:rPr>
          <w:t xml:space="preserve"> </w:t>
        </w:r>
      </w:ins>
      <w:ins w:id="389" w:author="Andy Kleinhesselink" w:date="2019-04-17T17:12:00Z">
        <w:r>
          <w:rPr>
            <w:b/>
            <w:bCs/>
          </w:rPr>
          <w:t>inflorescence production</w:t>
        </w:r>
      </w:ins>
      <w:ins w:id="390" w:author="Andy Kleinhesselink" w:date="2019-04-17T17:11:00Z">
        <w:r w:rsidRPr="00021179">
          <w:rPr>
            <w:b/>
            <w:bCs/>
          </w:rPr>
          <w:t xml:space="preserve">. </w:t>
        </w:r>
      </w:ins>
      <w:ins w:id="391" w:author="Andy Kleinhesselink" w:date="2019-04-17T17:32:00Z">
        <w:r w:rsidR="009331AE" w:rsidRPr="009331AE">
          <w:rPr>
            <w:b/>
            <w:bCs/>
          </w:rPr>
          <w:t>Results are given on the log (not the response) scale.</w:t>
        </w:r>
        <w:r w:rsidR="009331AE">
          <w:rPr>
            <w:b/>
            <w:bCs/>
          </w:rPr>
          <w:t xml:space="preserve"> </w:t>
        </w:r>
      </w:ins>
      <w:ins w:id="392" w:author="Andy Kleinhesselink" w:date="2019-04-17T18:04:00Z">
        <w:r w:rsidR="00952902">
          <w:rPr>
            <w:b/>
            <w:bCs/>
          </w:rPr>
          <w:t xml:space="preserve">Contrasts between moss treatments are conditioned on gradient position. </w:t>
        </w:r>
      </w:ins>
      <w:ins w:id="393" w:author="Andy Kleinhesselink" w:date="2019-04-17T17:11:00Z">
        <w:r w:rsidRPr="002C1DDC">
          <w:rPr>
            <w:b/>
            <w:bCs/>
          </w:rPr>
          <w:t xml:space="preserve">P-values are adjusted by </w:t>
        </w:r>
        <w:r w:rsidRPr="000C1786">
          <w:rPr>
            <w:b/>
            <w:color w:val="000000" w:themeColor="text1"/>
          </w:rPr>
          <w:t xml:space="preserve">Šidák </w:t>
        </w:r>
        <w:r w:rsidRPr="002C1DDC">
          <w:rPr>
            <w:b/>
            <w:bCs/>
          </w:rPr>
          <w:t>method for three tests</w:t>
        </w:r>
        <w:r>
          <w:rPr>
            <w:b/>
            <w:bCs/>
          </w:rPr>
          <w:t xml:space="preserve"> implemented with the </w:t>
        </w:r>
        <w:proofErr w:type="spellStart"/>
        <w:r>
          <w:rPr>
            <w:b/>
            <w:bCs/>
          </w:rPr>
          <w:t>emmeans</w:t>
        </w:r>
        <w:proofErr w:type="spellEnd"/>
        <w:r>
          <w:rPr>
            <w:b/>
            <w:bCs/>
          </w:rPr>
          <w:t xml:space="preserve"> package in R</w:t>
        </w:r>
        <w:r w:rsidRPr="002C1DDC">
          <w:rPr>
            <w:b/>
            <w:bCs/>
          </w:rPr>
          <w:t>.</w:t>
        </w:r>
      </w:ins>
    </w:p>
    <w:tbl>
      <w:tblPr>
        <w:tblStyle w:val="PlainTable2"/>
        <w:tblW w:w="5000" w:type="pct"/>
        <w:tblLook w:val="0620" w:firstRow="1" w:lastRow="0" w:firstColumn="0" w:lastColumn="0" w:noHBand="1" w:noVBand="1"/>
        <w:tblPrChange w:id="394" w:author="Andy Kleinhesselink" w:date="2019-04-17T17:12:00Z">
          <w:tblPr>
            <w:tblStyle w:val="Table"/>
            <w:tblW w:w="5000" w:type="pct"/>
            <w:tblLook w:val="07E0" w:firstRow="1" w:lastRow="1" w:firstColumn="1" w:lastColumn="1" w:noHBand="1" w:noVBand="1"/>
          </w:tblPr>
        </w:tblPrChange>
      </w:tblPr>
      <w:tblGrid>
        <w:gridCol w:w="3226"/>
        <w:gridCol w:w="1245"/>
        <w:gridCol w:w="1297"/>
        <w:gridCol w:w="1337"/>
        <w:gridCol w:w="554"/>
        <w:gridCol w:w="820"/>
        <w:gridCol w:w="881"/>
        <w:tblGridChange w:id="395">
          <w:tblGrid>
            <w:gridCol w:w="3329"/>
            <w:gridCol w:w="1204"/>
            <w:gridCol w:w="1255"/>
            <w:gridCol w:w="1283"/>
            <w:gridCol w:w="571"/>
            <w:gridCol w:w="809"/>
            <w:gridCol w:w="909"/>
          </w:tblGrid>
        </w:tblGridChange>
      </w:tblGrid>
      <w:tr w:rsidR="0056318E" w14:paraId="26668406" w14:textId="77777777" w:rsidTr="0056318E">
        <w:trPr>
          <w:cnfStyle w:val="100000000000" w:firstRow="1" w:lastRow="0" w:firstColumn="0" w:lastColumn="0" w:oddVBand="0" w:evenVBand="0" w:oddHBand="0" w:evenHBand="0" w:firstRowFirstColumn="0" w:firstRowLastColumn="0" w:lastRowFirstColumn="0" w:lastRowLastColumn="0"/>
          <w:ins w:id="396" w:author="Andy Kleinhesselink" w:date="2019-04-17T17:12:00Z"/>
        </w:trPr>
        <w:tc>
          <w:tcPr>
            <w:tcW w:w="0" w:type="auto"/>
            <w:tcPrChange w:id="397" w:author="Andy Kleinhesselink" w:date="2019-04-17T17:12:00Z">
              <w:tcPr>
                <w:tcW w:w="0" w:type="auto"/>
                <w:tcBorders>
                  <w:bottom w:val="single" w:sz="0" w:space="0" w:color="auto"/>
                </w:tcBorders>
                <w:vAlign w:val="bottom"/>
              </w:tcPr>
            </w:tcPrChange>
          </w:tcPr>
          <w:p w14:paraId="19BA0AD1"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398" w:author="Andy Kleinhesselink" w:date="2019-04-17T17:12:00Z"/>
              </w:rPr>
            </w:pPr>
            <w:ins w:id="399" w:author="Andy Kleinhesselink" w:date="2019-04-17T17:12:00Z">
              <w:r>
                <w:t>Contrast</w:t>
              </w:r>
            </w:ins>
          </w:p>
        </w:tc>
        <w:tc>
          <w:tcPr>
            <w:tcW w:w="0" w:type="auto"/>
            <w:tcPrChange w:id="400" w:author="Andy Kleinhesselink" w:date="2019-04-17T17:12:00Z">
              <w:tcPr>
                <w:tcW w:w="0" w:type="auto"/>
                <w:tcBorders>
                  <w:bottom w:val="single" w:sz="0" w:space="0" w:color="auto"/>
                </w:tcBorders>
                <w:vAlign w:val="bottom"/>
              </w:tcPr>
            </w:tcPrChange>
          </w:tcPr>
          <w:p w14:paraId="113DA0F6"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01" w:author="Andy Kleinhesselink" w:date="2019-04-17T17:12:00Z"/>
              </w:rPr>
            </w:pPr>
            <w:ins w:id="402" w:author="Andy Kleinhesselink" w:date="2019-04-17T17:12:00Z">
              <w:r>
                <w:t>position</w:t>
              </w:r>
            </w:ins>
          </w:p>
        </w:tc>
        <w:tc>
          <w:tcPr>
            <w:tcW w:w="0" w:type="auto"/>
            <w:tcPrChange w:id="403" w:author="Andy Kleinhesselink" w:date="2019-04-17T17:12:00Z">
              <w:tcPr>
                <w:tcW w:w="0" w:type="auto"/>
                <w:tcBorders>
                  <w:bottom w:val="single" w:sz="0" w:space="0" w:color="auto"/>
                </w:tcBorders>
                <w:vAlign w:val="bottom"/>
              </w:tcPr>
            </w:tcPrChange>
          </w:tcPr>
          <w:p w14:paraId="0454B737"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04" w:author="Andy Kleinhesselink" w:date="2019-04-17T17:12:00Z"/>
              </w:rPr>
            </w:pPr>
            <w:ins w:id="405" w:author="Andy Kleinhesselink" w:date="2019-04-17T17:12:00Z">
              <w:r>
                <w:t>estimate</w:t>
              </w:r>
            </w:ins>
          </w:p>
        </w:tc>
        <w:tc>
          <w:tcPr>
            <w:tcW w:w="0" w:type="auto"/>
            <w:tcPrChange w:id="406" w:author="Andy Kleinhesselink" w:date="2019-04-17T17:12:00Z">
              <w:tcPr>
                <w:tcW w:w="0" w:type="auto"/>
                <w:tcBorders>
                  <w:bottom w:val="single" w:sz="0" w:space="0" w:color="auto"/>
                </w:tcBorders>
                <w:vAlign w:val="bottom"/>
              </w:tcPr>
            </w:tcPrChange>
          </w:tcPr>
          <w:p w14:paraId="41057526"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07" w:author="Andy Kleinhesselink" w:date="2019-04-17T17:12:00Z"/>
              </w:rPr>
            </w:pPr>
            <w:proofErr w:type="spellStart"/>
            <w:ins w:id="408" w:author="Andy Kleinhesselink" w:date="2019-04-17T17:12:00Z">
              <w:r>
                <w:t>std.error</w:t>
              </w:r>
              <w:proofErr w:type="spellEnd"/>
            </w:ins>
          </w:p>
        </w:tc>
        <w:tc>
          <w:tcPr>
            <w:tcW w:w="0" w:type="auto"/>
            <w:tcPrChange w:id="409" w:author="Andy Kleinhesselink" w:date="2019-04-17T17:12:00Z">
              <w:tcPr>
                <w:tcW w:w="0" w:type="auto"/>
                <w:tcBorders>
                  <w:bottom w:val="single" w:sz="0" w:space="0" w:color="auto"/>
                </w:tcBorders>
                <w:vAlign w:val="bottom"/>
              </w:tcPr>
            </w:tcPrChange>
          </w:tcPr>
          <w:p w14:paraId="096C072D"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10" w:author="Andy Kleinhesselink" w:date="2019-04-17T17:12:00Z"/>
              </w:rPr>
            </w:pPr>
            <w:ins w:id="411" w:author="Andy Kleinhesselink" w:date="2019-04-17T17:12:00Z">
              <w:r>
                <w:t>df</w:t>
              </w:r>
            </w:ins>
          </w:p>
        </w:tc>
        <w:tc>
          <w:tcPr>
            <w:tcW w:w="0" w:type="auto"/>
            <w:tcPrChange w:id="412" w:author="Andy Kleinhesselink" w:date="2019-04-17T17:12:00Z">
              <w:tcPr>
                <w:tcW w:w="0" w:type="auto"/>
                <w:tcBorders>
                  <w:bottom w:val="single" w:sz="0" w:space="0" w:color="auto"/>
                </w:tcBorders>
                <w:vAlign w:val="bottom"/>
              </w:tcPr>
            </w:tcPrChange>
          </w:tcPr>
          <w:p w14:paraId="105C110F"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13" w:author="Andy Kleinhesselink" w:date="2019-04-17T17:12:00Z"/>
              </w:rPr>
            </w:pPr>
            <w:ins w:id="414" w:author="Andy Kleinhesselink" w:date="2019-04-17T17:12:00Z">
              <w:r>
                <w:t>z-</w:t>
              </w:r>
              <w:proofErr w:type="spellStart"/>
              <w:r>
                <w:t>val</w:t>
              </w:r>
              <w:proofErr w:type="spellEnd"/>
            </w:ins>
          </w:p>
        </w:tc>
        <w:tc>
          <w:tcPr>
            <w:tcW w:w="0" w:type="auto"/>
            <w:tcPrChange w:id="415" w:author="Andy Kleinhesselink" w:date="2019-04-17T17:12:00Z">
              <w:tcPr>
                <w:tcW w:w="0" w:type="auto"/>
                <w:tcBorders>
                  <w:bottom w:val="single" w:sz="0" w:space="0" w:color="auto"/>
                </w:tcBorders>
                <w:vAlign w:val="bottom"/>
              </w:tcPr>
            </w:tcPrChange>
          </w:tcPr>
          <w:p w14:paraId="37071968"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16" w:author="Andy Kleinhesselink" w:date="2019-04-17T17:12:00Z"/>
              </w:rPr>
            </w:pPr>
            <w:ins w:id="417" w:author="Andy Kleinhesselink" w:date="2019-04-17T17:12:00Z">
              <w:r>
                <w:t>p-</w:t>
              </w:r>
              <w:proofErr w:type="spellStart"/>
              <w:r>
                <w:t>val</w:t>
              </w:r>
              <w:proofErr w:type="spellEnd"/>
            </w:ins>
          </w:p>
        </w:tc>
      </w:tr>
      <w:tr w:rsidR="0056318E" w14:paraId="2DCD05FC" w14:textId="77777777" w:rsidTr="0056318E">
        <w:trPr>
          <w:ins w:id="418" w:author="Andy Kleinhesselink" w:date="2019-04-17T17:12:00Z"/>
        </w:trPr>
        <w:tc>
          <w:tcPr>
            <w:tcW w:w="0" w:type="auto"/>
            <w:tcPrChange w:id="419" w:author="Andy Kleinhesselink" w:date="2019-04-17T17:12:00Z">
              <w:tcPr>
                <w:tcW w:w="0" w:type="auto"/>
              </w:tcPr>
            </w:tcPrChange>
          </w:tcPr>
          <w:p w14:paraId="45E39A78" w14:textId="77777777" w:rsidR="0056318E" w:rsidRDefault="0056318E" w:rsidP="001B2977">
            <w:pPr>
              <w:pStyle w:val="Compact"/>
              <w:rPr>
                <w:ins w:id="420" w:author="Andy Kleinhesselink" w:date="2019-04-17T17:12:00Z"/>
              </w:rPr>
            </w:pPr>
            <w:ins w:id="421" w:author="Andy Kleinhesselink" w:date="2019-04-17T17:12:00Z">
              <w:r>
                <w:t>Moss - Bare sand</w:t>
              </w:r>
            </w:ins>
          </w:p>
        </w:tc>
        <w:tc>
          <w:tcPr>
            <w:tcW w:w="0" w:type="auto"/>
            <w:tcPrChange w:id="422" w:author="Andy Kleinhesselink" w:date="2019-04-17T17:12:00Z">
              <w:tcPr>
                <w:tcW w:w="0" w:type="auto"/>
              </w:tcPr>
            </w:tcPrChange>
          </w:tcPr>
          <w:p w14:paraId="47A9C197" w14:textId="77777777" w:rsidR="0056318E" w:rsidRDefault="0056318E" w:rsidP="001B2977">
            <w:pPr>
              <w:pStyle w:val="Compact"/>
              <w:rPr>
                <w:ins w:id="423" w:author="Andy Kleinhesselink" w:date="2019-04-17T17:12:00Z"/>
              </w:rPr>
            </w:pPr>
            <w:ins w:id="424" w:author="Andy Kleinhesselink" w:date="2019-04-17T17:12:00Z">
              <w:r>
                <w:t>SE</w:t>
              </w:r>
            </w:ins>
          </w:p>
        </w:tc>
        <w:tc>
          <w:tcPr>
            <w:tcW w:w="0" w:type="auto"/>
            <w:tcPrChange w:id="425" w:author="Andy Kleinhesselink" w:date="2019-04-17T17:12:00Z">
              <w:tcPr>
                <w:tcW w:w="0" w:type="auto"/>
              </w:tcPr>
            </w:tcPrChange>
          </w:tcPr>
          <w:p w14:paraId="56748915" w14:textId="77777777" w:rsidR="0056318E" w:rsidRDefault="0056318E" w:rsidP="001B2977">
            <w:pPr>
              <w:pStyle w:val="Compact"/>
              <w:rPr>
                <w:ins w:id="426" w:author="Andy Kleinhesselink" w:date="2019-04-17T17:12:00Z"/>
              </w:rPr>
            </w:pPr>
            <w:ins w:id="427" w:author="Andy Kleinhesselink" w:date="2019-04-17T17:12:00Z">
              <w:r>
                <w:t>-1.28</w:t>
              </w:r>
            </w:ins>
          </w:p>
        </w:tc>
        <w:tc>
          <w:tcPr>
            <w:tcW w:w="0" w:type="auto"/>
            <w:tcPrChange w:id="428" w:author="Andy Kleinhesselink" w:date="2019-04-17T17:12:00Z">
              <w:tcPr>
                <w:tcW w:w="0" w:type="auto"/>
              </w:tcPr>
            </w:tcPrChange>
          </w:tcPr>
          <w:p w14:paraId="4FBBD28E" w14:textId="77777777" w:rsidR="0056318E" w:rsidRDefault="0056318E" w:rsidP="001B2977">
            <w:pPr>
              <w:pStyle w:val="Compact"/>
              <w:rPr>
                <w:ins w:id="429" w:author="Andy Kleinhesselink" w:date="2019-04-17T17:12:00Z"/>
              </w:rPr>
            </w:pPr>
            <w:ins w:id="430" w:author="Andy Kleinhesselink" w:date="2019-04-17T17:12:00Z">
              <w:r>
                <w:t>0.42</w:t>
              </w:r>
            </w:ins>
          </w:p>
        </w:tc>
        <w:tc>
          <w:tcPr>
            <w:tcW w:w="0" w:type="auto"/>
            <w:tcPrChange w:id="431" w:author="Andy Kleinhesselink" w:date="2019-04-17T17:12:00Z">
              <w:tcPr>
                <w:tcW w:w="0" w:type="auto"/>
              </w:tcPr>
            </w:tcPrChange>
          </w:tcPr>
          <w:p w14:paraId="738968F3" w14:textId="77777777" w:rsidR="0056318E" w:rsidRDefault="0056318E" w:rsidP="001B2977">
            <w:pPr>
              <w:pStyle w:val="Compact"/>
              <w:rPr>
                <w:ins w:id="432" w:author="Andy Kleinhesselink" w:date="2019-04-17T17:12:00Z"/>
              </w:rPr>
            </w:pPr>
            <w:proofErr w:type="spellStart"/>
            <w:ins w:id="433" w:author="Andy Kleinhesselink" w:date="2019-04-17T17:12:00Z">
              <w:r>
                <w:t>Inf</w:t>
              </w:r>
              <w:proofErr w:type="spellEnd"/>
            </w:ins>
          </w:p>
        </w:tc>
        <w:tc>
          <w:tcPr>
            <w:tcW w:w="0" w:type="auto"/>
            <w:tcPrChange w:id="434" w:author="Andy Kleinhesselink" w:date="2019-04-17T17:12:00Z">
              <w:tcPr>
                <w:tcW w:w="0" w:type="auto"/>
              </w:tcPr>
            </w:tcPrChange>
          </w:tcPr>
          <w:p w14:paraId="798C2A89" w14:textId="77777777" w:rsidR="0056318E" w:rsidRDefault="0056318E" w:rsidP="001B2977">
            <w:pPr>
              <w:pStyle w:val="Compact"/>
              <w:rPr>
                <w:ins w:id="435" w:author="Andy Kleinhesselink" w:date="2019-04-17T17:12:00Z"/>
              </w:rPr>
            </w:pPr>
            <w:ins w:id="436" w:author="Andy Kleinhesselink" w:date="2019-04-17T17:12:00Z">
              <w:r>
                <w:t>-3.0</w:t>
              </w:r>
            </w:ins>
          </w:p>
        </w:tc>
        <w:tc>
          <w:tcPr>
            <w:tcW w:w="0" w:type="auto"/>
            <w:tcPrChange w:id="437" w:author="Andy Kleinhesselink" w:date="2019-04-17T17:12:00Z">
              <w:tcPr>
                <w:tcW w:w="0" w:type="auto"/>
              </w:tcPr>
            </w:tcPrChange>
          </w:tcPr>
          <w:p w14:paraId="1148B824" w14:textId="77777777" w:rsidR="0056318E" w:rsidRDefault="0056318E" w:rsidP="001B2977">
            <w:pPr>
              <w:pStyle w:val="Compact"/>
              <w:rPr>
                <w:ins w:id="438" w:author="Andy Kleinhesselink" w:date="2019-04-17T17:12:00Z"/>
              </w:rPr>
            </w:pPr>
            <w:ins w:id="439" w:author="Andy Kleinhesselink" w:date="2019-04-17T17:12:00Z">
              <w:r>
                <w:t>0.007</w:t>
              </w:r>
            </w:ins>
          </w:p>
        </w:tc>
      </w:tr>
      <w:tr w:rsidR="0056318E" w14:paraId="3558E81D" w14:textId="77777777" w:rsidTr="0056318E">
        <w:trPr>
          <w:ins w:id="440" w:author="Andy Kleinhesselink" w:date="2019-04-17T17:12:00Z"/>
        </w:trPr>
        <w:tc>
          <w:tcPr>
            <w:tcW w:w="0" w:type="auto"/>
            <w:tcPrChange w:id="441" w:author="Andy Kleinhesselink" w:date="2019-04-17T17:12:00Z">
              <w:tcPr>
                <w:tcW w:w="0" w:type="auto"/>
              </w:tcPr>
            </w:tcPrChange>
          </w:tcPr>
          <w:p w14:paraId="2D6B6446" w14:textId="77777777" w:rsidR="0056318E" w:rsidRDefault="0056318E" w:rsidP="001B2977">
            <w:pPr>
              <w:pStyle w:val="Compact"/>
              <w:rPr>
                <w:ins w:id="442" w:author="Andy Kleinhesselink" w:date="2019-04-17T17:12:00Z"/>
              </w:rPr>
            </w:pPr>
            <w:ins w:id="443" w:author="Andy Kleinhesselink" w:date="2019-04-17T17:12:00Z">
              <w:r>
                <w:t>Moss - Moss removed</w:t>
              </w:r>
            </w:ins>
          </w:p>
        </w:tc>
        <w:tc>
          <w:tcPr>
            <w:tcW w:w="0" w:type="auto"/>
            <w:tcPrChange w:id="444" w:author="Andy Kleinhesselink" w:date="2019-04-17T17:12:00Z">
              <w:tcPr>
                <w:tcW w:w="0" w:type="auto"/>
              </w:tcPr>
            </w:tcPrChange>
          </w:tcPr>
          <w:p w14:paraId="0BF28F19" w14:textId="77777777" w:rsidR="0056318E" w:rsidRDefault="0056318E" w:rsidP="001B2977">
            <w:pPr>
              <w:pStyle w:val="Compact"/>
              <w:rPr>
                <w:ins w:id="445" w:author="Andy Kleinhesselink" w:date="2019-04-17T17:12:00Z"/>
              </w:rPr>
            </w:pPr>
            <w:ins w:id="446" w:author="Andy Kleinhesselink" w:date="2019-04-17T17:12:00Z">
              <w:r>
                <w:t>SE</w:t>
              </w:r>
            </w:ins>
          </w:p>
        </w:tc>
        <w:tc>
          <w:tcPr>
            <w:tcW w:w="0" w:type="auto"/>
            <w:tcPrChange w:id="447" w:author="Andy Kleinhesselink" w:date="2019-04-17T17:12:00Z">
              <w:tcPr>
                <w:tcW w:w="0" w:type="auto"/>
              </w:tcPr>
            </w:tcPrChange>
          </w:tcPr>
          <w:p w14:paraId="7368785D" w14:textId="77777777" w:rsidR="0056318E" w:rsidRDefault="0056318E" w:rsidP="001B2977">
            <w:pPr>
              <w:pStyle w:val="Compact"/>
              <w:rPr>
                <w:ins w:id="448" w:author="Andy Kleinhesselink" w:date="2019-04-17T17:12:00Z"/>
              </w:rPr>
            </w:pPr>
            <w:ins w:id="449" w:author="Andy Kleinhesselink" w:date="2019-04-17T17:12:00Z">
              <w:r>
                <w:t>-0.18</w:t>
              </w:r>
            </w:ins>
          </w:p>
        </w:tc>
        <w:tc>
          <w:tcPr>
            <w:tcW w:w="0" w:type="auto"/>
            <w:tcPrChange w:id="450" w:author="Andy Kleinhesselink" w:date="2019-04-17T17:12:00Z">
              <w:tcPr>
                <w:tcW w:w="0" w:type="auto"/>
              </w:tcPr>
            </w:tcPrChange>
          </w:tcPr>
          <w:p w14:paraId="09DE702A" w14:textId="77777777" w:rsidR="0056318E" w:rsidRDefault="0056318E" w:rsidP="001B2977">
            <w:pPr>
              <w:pStyle w:val="Compact"/>
              <w:rPr>
                <w:ins w:id="451" w:author="Andy Kleinhesselink" w:date="2019-04-17T17:12:00Z"/>
              </w:rPr>
            </w:pPr>
            <w:ins w:id="452" w:author="Andy Kleinhesselink" w:date="2019-04-17T17:12:00Z">
              <w:r>
                <w:t>0.51</w:t>
              </w:r>
            </w:ins>
          </w:p>
        </w:tc>
        <w:tc>
          <w:tcPr>
            <w:tcW w:w="0" w:type="auto"/>
            <w:tcPrChange w:id="453" w:author="Andy Kleinhesselink" w:date="2019-04-17T17:12:00Z">
              <w:tcPr>
                <w:tcW w:w="0" w:type="auto"/>
              </w:tcPr>
            </w:tcPrChange>
          </w:tcPr>
          <w:p w14:paraId="3581AFC9" w14:textId="77777777" w:rsidR="0056318E" w:rsidRDefault="0056318E" w:rsidP="001B2977">
            <w:pPr>
              <w:pStyle w:val="Compact"/>
              <w:rPr>
                <w:ins w:id="454" w:author="Andy Kleinhesselink" w:date="2019-04-17T17:12:00Z"/>
              </w:rPr>
            </w:pPr>
            <w:proofErr w:type="spellStart"/>
            <w:ins w:id="455" w:author="Andy Kleinhesselink" w:date="2019-04-17T17:12:00Z">
              <w:r>
                <w:t>Inf</w:t>
              </w:r>
              <w:proofErr w:type="spellEnd"/>
            </w:ins>
          </w:p>
        </w:tc>
        <w:tc>
          <w:tcPr>
            <w:tcW w:w="0" w:type="auto"/>
            <w:tcPrChange w:id="456" w:author="Andy Kleinhesselink" w:date="2019-04-17T17:12:00Z">
              <w:tcPr>
                <w:tcW w:w="0" w:type="auto"/>
              </w:tcPr>
            </w:tcPrChange>
          </w:tcPr>
          <w:p w14:paraId="4B417228" w14:textId="77777777" w:rsidR="0056318E" w:rsidRDefault="0056318E" w:rsidP="001B2977">
            <w:pPr>
              <w:pStyle w:val="Compact"/>
              <w:rPr>
                <w:ins w:id="457" w:author="Andy Kleinhesselink" w:date="2019-04-17T17:12:00Z"/>
              </w:rPr>
            </w:pPr>
            <w:ins w:id="458" w:author="Andy Kleinhesselink" w:date="2019-04-17T17:12:00Z">
              <w:r>
                <w:t>-0.3</w:t>
              </w:r>
            </w:ins>
          </w:p>
        </w:tc>
        <w:tc>
          <w:tcPr>
            <w:tcW w:w="0" w:type="auto"/>
            <w:tcPrChange w:id="459" w:author="Andy Kleinhesselink" w:date="2019-04-17T17:12:00Z">
              <w:tcPr>
                <w:tcW w:w="0" w:type="auto"/>
              </w:tcPr>
            </w:tcPrChange>
          </w:tcPr>
          <w:p w14:paraId="28C554F4" w14:textId="77777777" w:rsidR="0056318E" w:rsidRDefault="0056318E" w:rsidP="001B2977">
            <w:pPr>
              <w:pStyle w:val="Compact"/>
              <w:rPr>
                <w:ins w:id="460" w:author="Andy Kleinhesselink" w:date="2019-04-17T17:12:00Z"/>
              </w:rPr>
            </w:pPr>
            <w:ins w:id="461" w:author="Andy Kleinhesselink" w:date="2019-04-17T17:12:00Z">
              <w:r>
                <w:t>0.981</w:t>
              </w:r>
            </w:ins>
          </w:p>
        </w:tc>
      </w:tr>
      <w:tr w:rsidR="0056318E" w14:paraId="3B1B3AF7" w14:textId="77777777" w:rsidTr="0056318E">
        <w:trPr>
          <w:ins w:id="462" w:author="Andy Kleinhesselink" w:date="2019-04-17T17:12:00Z"/>
        </w:trPr>
        <w:tc>
          <w:tcPr>
            <w:tcW w:w="0" w:type="auto"/>
            <w:tcPrChange w:id="463" w:author="Andy Kleinhesselink" w:date="2019-04-17T17:12:00Z">
              <w:tcPr>
                <w:tcW w:w="0" w:type="auto"/>
              </w:tcPr>
            </w:tcPrChange>
          </w:tcPr>
          <w:p w14:paraId="2ECD6159" w14:textId="77777777" w:rsidR="0056318E" w:rsidRDefault="0056318E" w:rsidP="001B2977">
            <w:pPr>
              <w:pStyle w:val="Compact"/>
              <w:rPr>
                <w:ins w:id="464" w:author="Andy Kleinhesselink" w:date="2019-04-17T17:12:00Z"/>
              </w:rPr>
            </w:pPr>
            <w:ins w:id="465" w:author="Andy Kleinhesselink" w:date="2019-04-17T17:12:00Z">
              <w:r>
                <w:t>Bare sand - Moss removed</w:t>
              </w:r>
            </w:ins>
          </w:p>
        </w:tc>
        <w:tc>
          <w:tcPr>
            <w:tcW w:w="0" w:type="auto"/>
            <w:tcPrChange w:id="466" w:author="Andy Kleinhesselink" w:date="2019-04-17T17:12:00Z">
              <w:tcPr>
                <w:tcW w:w="0" w:type="auto"/>
              </w:tcPr>
            </w:tcPrChange>
          </w:tcPr>
          <w:p w14:paraId="181C71BF" w14:textId="77777777" w:rsidR="0056318E" w:rsidRDefault="0056318E" w:rsidP="001B2977">
            <w:pPr>
              <w:pStyle w:val="Compact"/>
              <w:rPr>
                <w:ins w:id="467" w:author="Andy Kleinhesselink" w:date="2019-04-17T17:12:00Z"/>
              </w:rPr>
            </w:pPr>
            <w:ins w:id="468" w:author="Andy Kleinhesselink" w:date="2019-04-17T17:12:00Z">
              <w:r>
                <w:t>SE</w:t>
              </w:r>
            </w:ins>
          </w:p>
        </w:tc>
        <w:tc>
          <w:tcPr>
            <w:tcW w:w="0" w:type="auto"/>
            <w:tcPrChange w:id="469" w:author="Andy Kleinhesselink" w:date="2019-04-17T17:12:00Z">
              <w:tcPr>
                <w:tcW w:w="0" w:type="auto"/>
              </w:tcPr>
            </w:tcPrChange>
          </w:tcPr>
          <w:p w14:paraId="16445AC5" w14:textId="77777777" w:rsidR="0056318E" w:rsidRDefault="0056318E" w:rsidP="001B2977">
            <w:pPr>
              <w:pStyle w:val="Compact"/>
              <w:rPr>
                <w:ins w:id="470" w:author="Andy Kleinhesselink" w:date="2019-04-17T17:12:00Z"/>
              </w:rPr>
            </w:pPr>
            <w:ins w:id="471" w:author="Andy Kleinhesselink" w:date="2019-04-17T17:12:00Z">
              <w:r>
                <w:t>1.10</w:t>
              </w:r>
            </w:ins>
          </w:p>
        </w:tc>
        <w:tc>
          <w:tcPr>
            <w:tcW w:w="0" w:type="auto"/>
            <w:tcPrChange w:id="472" w:author="Andy Kleinhesselink" w:date="2019-04-17T17:12:00Z">
              <w:tcPr>
                <w:tcW w:w="0" w:type="auto"/>
              </w:tcPr>
            </w:tcPrChange>
          </w:tcPr>
          <w:p w14:paraId="575AFBC0" w14:textId="77777777" w:rsidR="0056318E" w:rsidRDefault="0056318E" w:rsidP="001B2977">
            <w:pPr>
              <w:pStyle w:val="Compact"/>
              <w:rPr>
                <w:ins w:id="473" w:author="Andy Kleinhesselink" w:date="2019-04-17T17:12:00Z"/>
              </w:rPr>
            </w:pPr>
            <w:ins w:id="474" w:author="Andy Kleinhesselink" w:date="2019-04-17T17:12:00Z">
              <w:r>
                <w:t>0.37</w:t>
              </w:r>
            </w:ins>
          </w:p>
        </w:tc>
        <w:tc>
          <w:tcPr>
            <w:tcW w:w="0" w:type="auto"/>
            <w:tcPrChange w:id="475" w:author="Andy Kleinhesselink" w:date="2019-04-17T17:12:00Z">
              <w:tcPr>
                <w:tcW w:w="0" w:type="auto"/>
              </w:tcPr>
            </w:tcPrChange>
          </w:tcPr>
          <w:p w14:paraId="5878D9D4" w14:textId="77777777" w:rsidR="0056318E" w:rsidRDefault="0056318E" w:rsidP="001B2977">
            <w:pPr>
              <w:pStyle w:val="Compact"/>
              <w:rPr>
                <w:ins w:id="476" w:author="Andy Kleinhesselink" w:date="2019-04-17T17:12:00Z"/>
              </w:rPr>
            </w:pPr>
            <w:proofErr w:type="spellStart"/>
            <w:ins w:id="477" w:author="Andy Kleinhesselink" w:date="2019-04-17T17:12:00Z">
              <w:r>
                <w:t>Inf</w:t>
              </w:r>
              <w:proofErr w:type="spellEnd"/>
            </w:ins>
          </w:p>
        </w:tc>
        <w:tc>
          <w:tcPr>
            <w:tcW w:w="0" w:type="auto"/>
            <w:tcPrChange w:id="478" w:author="Andy Kleinhesselink" w:date="2019-04-17T17:12:00Z">
              <w:tcPr>
                <w:tcW w:w="0" w:type="auto"/>
              </w:tcPr>
            </w:tcPrChange>
          </w:tcPr>
          <w:p w14:paraId="2F497521" w14:textId="77777777" w:rsidR="0056318E" w:rsidRDefault="0056318E" w:rsidP="001B2977">
            <w:pPr>
              <w:pStyle w:val="Compact"/>
              <w:rPr>
                <w:ins w:id="479" w:author="Andy Kleinhesselink" w:date="2019-04-17T17:12:00Z"/>
              </w:rPr>
            </w:pPr>
            <w:ins w:id="480" w:author="Andy Kleinhesselink" w:date="2019-04-17T17:12:00Z">
              <w:r>
                <w:t>3.0</w:t>
              </w:r>
            </w:ins>
          </w:p>
        </w:tc>
        <w:tc>
          <w:tcPr>
            <w:tcW w:w="0" w:type="auto"/>
            <w:tcPrChange w:id="481" w:author="Andy Kleinhesselink" w:date="2019-04-17T17:12:00Z">
              <w:tcPr>
                <w:tcW w:w="0" w:type="auto"/>
              </w:tcPr>
            </w:tcPrChange>
          </w:tcPr>
          <w:p w14:paraId="301F4808" w14:textId="77777777" w:rsidR="0056318E" w:rsidRDefault="0056318E" w:rsidP="001B2977">
            <w:pPr>
              <w:pStyle w:val="Compact"/>
              <w:rPr>
                <w:ins w:id="482" w:author="Andy Kleinhesselink" w:date="2019-04-17T17:12:00Z"/>
              </w:rPr>
            </w:pPr>
            <w:ins w:id="483" w:author="Andy Kleinhesselink" w:date="2019-04-17T17:12:00Z">
              <w:r>
                <w:t>0.008</w:t>
              </w:r>
            </w:ins>
          </w:p>
        </w:tc>
      </w:tr>
      <w:tr w:rsidR="0056318E" w14:paraId="6C2D99C3" w14:textId="77777777" w:rsidTr="0056318E">
        <w:trPr>
          <w:ins w:id="484" w:author="Andy Kleinhesselink" w:date="2019-04-17T17:12:00Z"/>
        </w:trPr>
        <w:tc>
          <w:tcPr>
            <w:tcW w:w="0" w:type="auto"/>
            <w:tcPrChange w:id="485" w:author="Andy Kleinhesselink" w:date="2019-04-17T17:12:00Z">
              <w:tcPr>
                <w:tcW w:w="0" w:type="auto"/>
              </w:tcPr>
            </w:tcPrChange>
          </w:tcPr>
          <w:p w14:paraId="1EB1EA54" w14:textId="77777777" w:rsidR="0056318E" w:rsidRDefault="0056318E" w:rsidP="001B2977">
            <w:pPr>
              <w:pStyle w:val="Compact"/>
              <w:rPr>
                <w:ins w:id="486" w:author="Andy Kleinhesselink" w:date="2019-04-17T17:12:00Z"/>
              </w:rPr>
            </w:pPr>
            <w:ins w:id="487" w:author="Andy Kleinhesselink" w:date="2019-04-17T17:12:00Z">
              <w:r>
                <w:t>Moss - Bare sand</w:t>
              </w:r>
            </w:ins>
          </w:p>
        </w:tc>
        <w:tc>
          <w:tcPr>
            <w:tcW w:w="0" w:type="auto"/>
            <w:tcPrChange w:id="488" w:author="Andy Kleinhesselink" w:date="2019-04-17T17:12:00Z">
              <w:tcPr>
                <w:tcW w:w="0" w:type="auto"/>
              </w:tcPr>
            </w:tcPrChange>
          </w:tcPr>
          <w:p w14:paraId="2A774EC4" w14:textId="77777777" w:rsidR="0056318E" w:rsidRDefault="0056318E" w:rsidP="001B2977">
            <w:pPr>
              <w:pStyle w:val="Compact"/>
              <w:rPr>
                <w:ins w:id="489" w:author="Andy Kleinhesselink" w:date="2019-04-17T17:12:00Z"/>
              </w:rPr>
            </w:pPr>
            <w:ins w:id="490" w:author="Andy Kleinhesselink" w:date="2019-04-17T17:12:00Z">
              <w:r>
                <w:t>NW</w:t>
              </w:r>
            </w:ins>
          </w:p>
        </w:tc>
        <w:tc>
          <w:tcPr>
            <w:tcW w:w="0" w:type="auto"/>
            <w:tcPrChange w:id="491" w:author="Andy Kleinhesselink" w:date="2019-04-17T17:12:00Z">
              <w:tcPr>
                <w:tcW w:w="0" w:type="auto"/>
              </w:tcPr>
            </w:tcPrChange>
          </w:tcPr>
          <w:p w14:paraId="3E157C29" w14:textId="77777777" w:rsidR="0056318E" w:rsidRDefault="0056318E" w:rsidP="001B2977">
            <w:pPr>
              <w:pStyle w:val="Compact"/>
              <w:rPr>
                <w:ins w:id="492" w:author="Andy Kleinhesselink" w:date="2019-04-17T17:12:00Z"/>
              </w:rPr>
            </w:pPr>
            <w:ins w:id="493" w:author="Andy Kleinhesselink" w:date="2019-04-17T17:12:00Z">
              <w:r>
                <w:t>-0.07</w:t>
              </w:r>
            </w:ins>
          </w:p>
        </w:tc>
        <w:tc>
          <w:tcPr>
            <w:tcW w:w="0" w:type="auto"/>
            <w:tcPrChange w:id="494" w:author="Andy Kleinhesselink" w:date="2019-04-17T17:12:00Z">
              <w:tcPr>
                <w:tcW w:w="0" w:type="auto"/>
              </w:tcPr>
            </w:tcPrChange>
          </w:tcPr>
          <w:p w14:paraId="59490B42" w14:textId="77777777" w:rsidR="0056318E" w:rsidRDefault="0056318E" w:rsidP="001B2977">
            <w:pPr>
              <w:pStyle w:val="Compact"/>
              <w:rPr>
                <w:ins w:id="495" w:author="Andy Kleinhesselink" w:date="2019-04-17T17:12:00Z"/>
              </w:rPr>
            </w:pPr>
            <w:ins w:id="496" w:author="Andy Kleinhesselink" w:date="2019-04-17T17:12:00Z">
              <w:r>
                <w:t>0.20</w:t>
              </w:r>
            </w:ins>
          </w:p>
        </w:tc>
        <w:tc>
          <w:tcPr>
            <w:tcW w:w="0" w:type="auto"/>
            <w:tcPrChange w:id="497" w:author="Andy Kleinhesselink" w:date="2019-04-17T17:12:00Z">
              <w:tcPr>
                <w:tcW w:w="0" w:type="auto"/>
              </w:tcPr>
            </w:tcPrChange>
          </w:tcPr>
          <w:p w14:paraId="6241BF10" w14:textId="77777777" w:rsidR="0056318E" w:rsidRDefault="0056318E" w:rsidP="001B2977">
            <w:pPr>
              <w:pStyle w:val="Compact"/>
              <w:rPr>
                <w:ins w:id="498" w:author="Andy Kleinhesselink" w:date="2019-04-17T17:12:00Z"/>
              </w:rPr>
            </w:pPr>
            <w:proofErr w:type="spellStart"/>
            <w:ins w:id="499" w:author="Andy Kleinhesselink" w:date="2019-04-17T17:12:00Z">
              <w:r>
                <w:t>Inf</w:t>
              </w:r>
              <w:proofErr w:type="spellEnd"/>
            </w:ins>
          </w:p>
        </w:tc>
        <w:tc>
          <w:tcPr>
            <w:tcW w:w="0" w:type="auto"/>
            <w:tcPrChange w:id="500" w:author="Andy Kleinhesselink" w:date="2019-04-17T17:12:00Z">
              <w:tcPr>
                <w:tcW w:w="0" w:type="auto"/>
              </w:tcPr>
            </w:tcPrChange>
          </w:tcPr>
          <w:p w14:paraId="0F4BABB9" w14:textId="77777777" w:rsidR="0056318E" w:rsidRDefault="0056318E" w:rsidP="001B2977">
            <w:pPr>
              <w:pStyle w:val="Compact"/>
              <w:rPr>
                <w:ins w:id="501" w:author="Andy Kleinhesselink" w:date="2019-04-17T17:12:00Z"/>
              </w:rPr>
            </w:pPr>
            <w:ins w:id="502" w:author="Andy Kleinhesselink" w:date="2019-04-17T17:12:00Z">
              <w:r>
                <w:t>-0.4</w:t>
              </w:r>
            </w:ins>
          </w:p>
        </w:tc>
        <w:tc>
          <w:tcPr>
            <w:tcW w:w="0" w:type="auto"/>
            <w:tcPrChange w:id="503" w:author="Andy Kleinhesselink" w:date="2019-04-17T17:12:00Z">
              <w:tcPr>
                <w:tcW w:w="0" w:type="auto"/>
              </w:tcPr>
            </w:tcPrChange>
          </w:tcPr>
          <w:p w14:paraId="650782B0" w14:textId="77777777" w:rsidR="0056318E" w:rsidRDefault="0056318E" w:rsidP="001B2977">
            <w:pPr>
              <w:pStyle w:val="Compact"/>
              <w:rPr>
                <w:ins w:id="504" w:author="Andy Kleinhesselink" w:date="2019-04-17T17:12:00Z"/>
              </w:rPr>
            </w:pPr>
            <w:ins w:id="505" w:author="Andy Kleinhesselink" w:date="2019-04-17T17:12:00Z">
              <w:r>
                <w:t>0.978</w:t>
              </w:r>
            </w:ins>
          </w:p>
        </w:tc>
      </w:tr>
      <w:tr w:rsidR="0056318E" w14:paraId="648F6F3B" w14:textId="77777777" w:rsidTr="0056318E">
        <w:trPr>
          <w:ins w:id="506" w:author="Andy Kleinhesselink" w:date="2019-04-17T17:12:00Z"/>
        </w:trPr>
        <w:tc>
          <w:tcPr>
            <w:tcW w:w="0" w:type="auto"/>
            <w:tcPrChange w:id="507" w:author="Andy Kleinhesselink" w:date="2019-04-17T17:12:00Z">
              <w:tcPr>
                <w:tcW w:w="0" w:type="auto"/>
              </w:tcPr>
            </w:tcPrChange>
          </w:tcPr>
          <w:p w14:paraId="2C70C966" w14:textId="77777777" w:rsidR="0056318E" w:rsidRDefault="0056318E" w:rsidP="001B2977">
            <w:pPr>
              <w:pStyle w:val="Compact"/>
              <w:rPr>
                <w:ins w:id="508" w:author="Andy Kleinhesselink" w:date="2019-04-17T17:12:00Z"/>
              </w:rPr>
            </w:pPr>
            <w:ins w:id="509" w:author="Andy Kleinhesselink" w:date="2019-04-17T17:12:00Z">
              <w:r>
                <w:t>Moss - Moss removed</w:t>
              </w:r>
            </w:ins>
          </w:p>
        </w:tc>
        <w:tc>
          <w:tcPr>
            <w:tcW w:w="0" w:type="auto"/>
            <w:tcPrChange w:id="510" w:author="Andy Kleinhesselink" w:date="2019-04-17T17:12:00Z">
              <w:tcPr>
                <w:tcW w:w="0" w:type="auto"/>
              </w:tcPr>
            </w:tcPrChange>
          </w:tcPr>
          <w:p w14:paraId="7DEB15C2" w14:textId="77777777" w:rsidR="0056318E" w:rsidRDefault="0056318E" w:rsidP="001B2977">
            <w:pPr>
              <w:pStyle w:val="Compact"/>
              <w:rPr>
                <w:ins w:id="511" w:author="Andy Kleinhesselink" w:date="2019-04-17T17:12:00Z"/>
              </w:rPr>
            </w:pPr>
            <w:ins w:id="512" w:author="Andy Kleinhesselink" w:date="2019-04-17T17:12:00Z">
              <w:r>
                <w:t>NW</w:t>
              </w:r>
            </w:ins>
          </w:p>
        </w:tc>
        <w:tc>
          <w:tcPr>
            <w:tcW w:w="0" w:type="auto"/>
            <w:tcPrChange w:id="513" w:author="Andy Kleinhesselink" w:date="2019-04-17T17:12:00Z">
              <w:tcPr>
                <w:tcW w:w="0" w:type="auto"/>
              </w:tcPr>
            </w:tcPrChange>
          </w:tcPr>
          <w:p w14:paraId="3EAEAD29" w14:textId="77777777" w:rsidR="0056318E" w:rsidRDefault="0056318E" w:rsidP="001B2977">
            <w:pPr>
              <w:pStyle w:val="Compact"/>
              <w:rPr>
                <w:ins w:id="514" w:author="Andy Kleinhesselink" w:date="2019-04-17T17:12:00Z"/>
              </w:rPr>
            </w:pPr>
            <w:ins w:id="515" w:author="Andy Kleinhesselink" w:date="2019-04-17T17:12:00Z">
              <w:r>
                <w:t>0.05</w:t>
              </w:r>
            </w:ins>
          </w:p>
        </w:tc>
        <w:tc>
          <w:tcPr>
            <w:tcW w:w="0" w:type="auto"/>
            <w:tcPrChange w:id="516" w:author="Andy Kleinhesselink" w:date="2019-04-17T17:12:00Z">
              <w:tcPr>
                <w:tcW w:w="0" w:type="auto"/>
              </w:tcPr>
            </w:tcPrChange>
          </w:tcPr>
          <w:p w14:paraId="4E35D722" w14:textId="77777777" w:rsidR="0056318E" w:rsidRDefault="0056318E" w:rsidP="001B2977">
            <w:pPr>
              <w:pStyle w:val="Compact"/>
              <w:rPr>
                <w:ins w:id="517" w:author="Andy Kleinhesselink" w:date="2019-04-17T17:12:00Z"/>
              </w:rPr>
            </w:pPr>
            <w:ins w:id="518" w:author="Andy Kleinhesselink" w:date="2019-04-17T17:12:00Z">
              <w:r>
                <w:t>0.21</w:t>
              </w:r>
            </w:ins>
          </w:p>
        </w:tc>
        <w:tc>
          <w:tcPr>
            <w:tcW w:w="0" w:type="auto"/>
            <w:tcPrChange w:id="519" w:author="Andy Kleinhesselink" w:date="2019-04-17T17:12:00Z">
              <w:tcPr>
                <w:tcW w:w="0" w:type="auto"/>
              </w:tcPr>
            </w:tcPrChange>
          </w:tcPr>
          <w:p w14:paraId="028B1A02" w14:textId="77777777" w:rsidR="0056318E" w:rsidRDefault="0056318E" w:rsidP="001B2977">
            <w:pPr>
              <w:pStyle w:val="Compact"/>
              <w:rPr>
                <w:ins w:id="520" w:author="Andy Kleinhesselink" w:date="2019-04-17T17:12:00Z"/>
              </w:rPr>
            </w:pPr>
            <w:proofErr w:type="spellStart"/>
            <w:ins w:id="521" w:author="Andy Kleinhesselink" w:date="2019-04-17T17:12:00Z">
              <w:r>
                <w:t>Inf</w:t>
              </w:r>
              <w:proofErr w:type="spellEnd"/>
            </w:ins>
          </w:p>
        </w:tc>
        <w:tc>
          <w:tcPr>
            <w:tcW w:w="0" w:type="auto"/>
            <w:tcPrChange w:id="522" w:author="Andy Kleinhesselink" w:date="2019-04-17T17:12:00Z">
              <w:tcPr>
                <w:tcW w:w="0" w:type="auto"/>
              </w:tcPr>
            </w:tcPrChange>
          </w:tcPr>
          <w:p w14:paraId="2D716C5C" w14:textId="77777777" w:rsidR="0056318E" w:rsidRDefault="0056318E" w:rsidP="001B2977">
            <w:pPr>
              <w:pStyle w:val="Compact"/>
              <w:rPr>
                <w:ins w:id="523" w:author="Andy Kleinhesselink" w:date="2019-04-17T17:12:00Z"/>
              </w:rPr>
            </w:pPr>
            <w:ins w:id="524" w:author="Andy Kleinhesselink" w:date="2019-04-17T17:12:00Z">
              <w:r>
                <w:t>0.3</w:t>
              </w:r>
            </w:ins>
          </w:p>
        </w:tc>
        <w:tc>
          <w:tcPr>
            <w:tcW w:w="0" w:type="auto"/>
            <w:tcPrChange w:id="525" w:author="Andy Kleinhesselink" w:date="2019-04-17T17:12:00Z">
              <w:tcPr>
                <w:tcW w:w="0" w:type="auto"/>
              </w:tcPr>
            </w:tcPrChange>
          </w:tcPr>
          <w:p w14:paraId="7356D0A6" w14:textId="77777777" w:rsidR="0056318E" w:rsidRDefault="0056318E" w:rsidP="001B2977">
            <w:pPr>
              <w:pStyle w:val="Compact"/>
              <w:rPr>
                <w:ins w:id="526" w:author="Andy Kleinhesselink" w:date="2019-04-17T17:12:00Z"/>
              </w:rPr>
            </w:pPr>
            <w:ins w:id="527" w:author="Andy Kleinhesselink" w:date="2019-04-17T17:12:00Z">
              <w:r>
                <w:t>0.992</w:t>
              </w:r>
            </w:ins>
          </w:p>
        </w:tc>
      </w:tr>
      <w:tr w:rsidR="0056318E" w14:paraId="1720D35B" w14:textId="77777777" w:rsidTr="0056318E">
        <w:trPr>
          <w:ins w:id="528" w:author="Andy Kleinhesselink" w:date="2019-04-17T17:12:00Z"/>
        </w:trPr>
        <w:tc>
          <w:tcPr>
            <w:tcW w:w="0" w:type="auto"/>
            <w:tcPrChange w:id="529" w:author="Andy Kleinhesselink" w:date="2019-04-17T17:12:00Z">
              <w:tcPr>
                <w:tcW w:w="0" w:type="auto"/>
              </w:tcPr>
            </w:tcPrChange>
          </w:tcPr>
          <w:p w14:paraId="6DAB1F3F" w14:textId="77777777" w:rsidR="0056318E" w:rsidRDefault="0056318E" w:rsidP="001B2977">
            <w:pPr>
              <w:pStyle w:val="Compact"/>
              <w:rPr>
                <w:ins w:id="530" w:author="Andy Kleinhesselink" w:date="2019-04-17T17:12:00Z"/>
              </w:rPr>
            </w:pPr>
            <w:ins w:id="531" w:author="Andy Kleinhesselink" w:date="2019-04-17T17:12:00Z">
              <w:r>
                <w:t>Bare sand - Moss removed</w:t>
              </w:r>
            </w:ins>
          </w:p>
        </w:tc>
        <w:tc>
          <w:tcPr>
            <w:tcW w:w="0" w:type="auto"/>
            <w:tcPrChange w:id="532" w:author="Andy Kleinhesselink" w:date="2019-04-17T17:12:00Z">
              <w:tcPr>
                <w:tcW w:w="0" w:type="auto"/>
              </w:tcPr>
            </w:tcPrChange>
          </w:tcPr>
          <w:p w14:paraId="58DA948B" w14:textId="77777777" w:rsidR="0056318E" w:rsidRDefault="0056318E" w:rsidP="001B2977">
            <w:pPr>
              <w:pStyle w:val="Compact"/>
              <w:rPr>
                <w:ins w:id="533" w:author="Andy Kleinhesselink" w:date="2019-04-17T17:12:00Z"/>
              </w:rPr>
            </w:pPr>
            <w:ins w:id="534" w:author="Andy Kleinhesselink" w:date="2019-04-17T17:12:00Z">
              <w:r>
                <w:t>NW</w:t>
              </w:r>
            </w:ins>
          </w:p>
        </w:tc>
        <w:tc>
          <w:tcPr>
            <w:tcW w:w="0" w:type="auto"/>
            <w:tcPrChange w:id="535" w:author="Andy Kleinhesselink" w:date="2019-04-17T17:12:00Z">
              <w:tcPr>
                <w:tcW w:w="0" w:type="auto"/>
              </w:tcPr>
            </w:tcPrChange>
          </w:tcPr>
          <w:p w14:paraId="54817E9F" w14:textId="77777777" w:rsidR="0056318E" w:rsidRDefault="0056318E" w:rsidP="001B2977">
            <w:pPr>
              <w:pStyle w:val="Compact"/>
              <w:rPr>
                <w:ins w:id="536" w:author="Andy Kleinhesselink" w:date="2019-04-17T17:12:00Z"/>
              </w:rPr>
            </w:pPr>
            <w:ins w:id="537" w:author="Andy Kleinhesselink" w:date="2019-04-17T17:12:00Z">
              <w:r>
                <w:t>0.13</w:t>
              </w:r>
            </w:ins>
          </w:p>
        </w:tc>
        <w:tc>
          <w:tcPr>
            <w:tcW w:w="0" w:type="auto"/>
            <w:tcPrChange w:id="538" w:author="Andy Kleinhesselink" w:date="2019-04-17T17:12:00Z">
              <w:tcPr>
                <w:tcW w:w="0" w:type="auto"/>
              </w:tcPr>
            </w:tcPrChange>
          </w:tcPr>
          <w:p w14:paraId="06E389B5" w14:textId="77777777" w:rsidR="0056318E" w:rsidRDefault="0056318E" w:rsidP="001B2977">
            <w:pPr>
              <w:pStyle w:val="Compact"/>
              <w:rPr>
                <w:ins w:id="539" w:author="Andy Kleinhesselink" w:date="2019-04-17T17:12:00Z"/>
              </w:rPr>
            </w:pPr>
            <w:ins w:id="540" w:author="Andy Kleinhesselink" w:date="2019-04-17T17:12:00Z">
              <w:r>
                <w:t>0.22</w:t>
              </w:r>
            </w:ins>
          </w:p>
        </w:tc>
        <w:tc>
          <w:tcPr>
            <w:tcW w:w="0" w:type="auto"/>
            <w:tcPrChange w:id="541" w:author="Andy Kleinhesselink" w:date="2019-04-17T17:12:00Z">
              <w:tcPr>
                <w:tcW w:w="0" w:type="auto"/>
              </w:tcPr>
            </w:tcPrChange>
          </w:tcPr>
          <w:p w14:paraId="6226A677" w14:textId="77777777" w:rsidR="0056318E" w:rsidRDefault="0056318E" w:rsidP="001B2977">
            <w:pPr>
              <w:pStyle w:val="Compact"/>
              <w:rPr>
                <w:ins w:id="542" w:author="Andy Kleinhesselink" w:date="2019-04-17T17:12:00Z"/>
              </w:rPr>
            </w:pPr>
            <w:proofErr w:type="spellStart"/>
            <w:ins w:id="543" w:author="Andy Kleinhesselink" w:date="2019-04-17T17:12:00Z">
              <w:r>
                <w:t>Inf</w:t>
              </w:r>
              <w:proofErr w:type="spellEnd"/>
            </w:ins>
          </w:p>
        </w:tc>
        <w:tc>
          <w:tcPr>
            <w:tcW w:w="0" w:type="auto"/>
            <w:tcPrChange w:id="544" w:author="Andy Kleinhesselink" w:date="2019-04-17T17:12:00Z">
              <w:tcPr>
                <w:tcW w:w="0" w:type="auto"/>
              </w:tcPr>
            </w:tcPrChange>
          </w:tcPr>
          <w:p w14:paraId="7FCD0888" w14:textId="77777777" w:rsidR="0056318E" w:rsidRDefault="0056318E" w:rsidP="001B2977">
            <w:pPr>
              <w:pStyle w:val="Compact"/>
              <w:rPr>
                <w:ins w:id="545" w:author="Andy Kleinhesselink" w:date="2019-04-17T17:12:00Z"/>
              </w:rPr>
            </w:pPr>
            <w:ins w:id="546" w:author="Andy Kleinhesselink" w:date="2019-04-17T17:12:00Z">
              <w:r>
                <w:t>0.6</w:t>
              </w:r>
            </w:ins>
          </w:p>
        </w:tc>
        <w:tc>
          <w:tcPr>
            <w:tcW w:w="0" w:type="auto"/>
            <w:tcPrChange w:id="547" w:author="Andy Kleinhesselink" w:date="2019-04-17T17:12:00Z">
              <w:tcPr>
                <w:tcW w:w="0" w:type="auto"/>
              </w:tcPr>
            </w:tcPrChange>
          </w:tcPr>
          <w:p w14:paraId="77CD396C" w14:textId="77777777" w:rsidR="0056318E" w:rsidRDefault="0056318E" w:rsidP="001B2977">
            <w:pPr>
              <w:pStyle w:val="Compact"/>
              <w:rPr>
                <w:ins w:id="548" w:author="Andy Kleinhesselink" w:date="2019-04-17T17:12:00Z"/>
              </w:rPr>
            </w:pPr>
            <w:ins w:id="549" w:author="Andy Kleinhesselink" w:date="2019-04-17T17:12:00Z">
              <w:r>
                <w:t>0.916</w:t>
              </w:r>
            </w:ins>
          </w:p>
        </w:tc>
      </w:tr>
    </w:tbl>
    <w:p w14:paraId="1EA891A4" w14:textId="77777777" w:rsidR="0056318E" w:rsidRDefault="0056318E">
      <w:pPr>
        <w:spacing w:after="0" w:line="240" w:lineRule="auto"/>
        <w:ind w:firstLine="0"/>
        <w:rPr>
          <w:ins w:id="550" w:author="Andy Kleinhesselink" w:date="2019-04-17T17:12:00Z"/>
          <w:b/>
        </w:rPr>
      </w:pPr>
      <w:ins w:id="551" w:author="Andy Kleinhesselink" w:date="2019-04-17T17:12:00Z">
        <w:r>
          <w:rPr>
            <w:b/>
          </w:rPr>
          <w:br w:type="page"/>
        </w:r>
      </w:ins>
    </w:p>
    <w:p w14:paraId="49BE3440" w14:textId="3B34EF9C" w:rsidR="0056318E" w:rsidRDefault="0056318E" w:rsidP="0056318E">
      <w:pPr>
        <w:spacing w:after="0"/>
        <w:ind w:firstLine="0"/>
        <w:rPr>
          <w:ins w:id="552" w:author="Andy Kleinhesselink" w:date="2019-04-17T17:14:00Z"/>
          <w:b/>
          <w:bCs/>
        </w:rPr>
      </w:pPr>
      <w:ins w:id="553" w:author="Andy Kleinhesselink" w:date="2019-04-17T17:13:00Z">
        <w:r w:rsidRPr="002C1DDC">
          <w:rPr>
            <w:b/>
            <w:bCs/>
          </w:rPr>
          <w:lastRenderedPageBreak/>
          <w:t xml:space="preserve">Table </w:t>
        </w:r>
        <w:r>
          <w:rPr>
            <w:b/>
            <w:bCs/>
          </w:rPr>
          <w:t>S</w:t>
        </w:r>
      </w:ins>
      <w:ins w:id="554" w:author="Andy Kleinhesselink" w:date="2019-04-17T17:14:00Z">
        <w:r>
          <w:rPr>
            <w:b/>
            <w:bCs/>
          </w:rPr>
          <w:t>4</w:t>
        </w:r>
      </w:ins>
      <w:ins w:id="555" w:author="Andy Kleinhesselink" w:date="2019-04-17T17:13:00Z">
        <w:r w:rsidRPr="002C1DDC">
          <w:rPr>
            <w:b/>
            <w:bCs/>
          </w:rPr>
          <w:t xml:space="preserve">. </w:t>
        </w:r>
      </w:ins>
      <w:ins w:id="556" w:author="Andy Kleinhesselink" w:date="2019-04-17T17:14:00Z">
        <w:r w:rsidRPr="002C1DDC">
          <w:rPr>
            <w:b/>
            <w:bCs/>
          </w:rPr>
          <w:t xml:space="preserve">Multiple comparison test </w:t>
        </w:r>
        <w:r>
          <w:rPr>
            <w:b/>
            <w:bCs/>
            <w:i/>
          </w:rPr>
          <w:t>Vulpia</w:t>
        </w:r>
        <w:r w:rsidRPr="002C1DDC">
          <w:rPr>
            <w:b/>
            <w:bCs/>
          </w:rPr>
          <w:t xml:space="preserve"> survival. </w:t>
        </w:r>
        <w:r w:rsidRPr="00021179">
          <w:rPr>
            <w:b/>
            <w:bCs/>
          </w:rPr>
          <w:t xml:space="preserve">Results are given on the log odds ratio (not the response) scale. </w:t>
        </w:r>
        <w:r w:rsidRPr="002C1DDC">
          <w:rPr>
            <w:b/>
            <w:bCs/>
          </w:rPr>
          <w:t xml:space="preserve">P-values are adjusted by </w:t>
        </w:r>
        <w:r w:rsidRPr="000C1786">
          <w:rPr>
            <w:b/>
            <w:color w:val="000000" w:themeColor="text1"/>
          </w:rPr>
          <w:t xml:space="preserve">Šidák </w:t>
        </w:r>
        <w:r w:rsidRPr="002C1DDC">
          <w:rPr>
            <w:b/>
            <w:bCs/>
          </w:rPr>
          <w:t>method for three tests</w:t>
        </w:r>
        <w:r>
          <w:rPr>
            <w:b/>
            <w:bCs/>
          </w:rPr>
          <w:t xml:space="preserve"> implemented with the </w:t>
        </w:r>
        <w:proofErr w:type="spellStart"/>
        <w:r>
          <w:rPr>
            <w:b/>
            <w:bCs/>
          </w:rPr>
          <w:t>emmeans</w:t>
        </w:r>
        <w:proofErr w:type="spellEnd"/>
        <w:r>
          <w:rPr>
            <w:b/>
            <w:bCs/>
          </w:rPr>
          <w:t xml:space="preserve"> package in R</w:t>
        </w:r>
        <w:r w:rsidRPr="002C1DDC">
          <w:rPr>
            <w:b/>
            <w:bCs/>
          </w:rPr>
          <w:t>.</w:t>
        </w:r>
      </w:ins>
    </w:p>
    <w:tbl>
      <w:tblPr>
        <w:tblStyle w:val="PlainTable2"/>
        <w:tblW w:w="5000" w:type="pct"/>
        <w:tblLook w:val="0620" w:firstRow="1" w:lastRow="0" w:firstColumn="0" w:lastColumn="0" w:noHBand="1" w:noVBand="1"/>
        <w:tblPrChange w:id="557" w:author="Andy Kleinhesselink" w:date="2019-04-17T17:39:00Z">
          <w:tblPr>
            <w:tblStyle w:val="Table"/>
            <w:tblW w:w="5000" w:type="pct"/>
            <w:tblLook w:val="07E0" w:firstRow="1" w:lastRow="1" w:firstColumn="1" w:lastColumn="1" w:noHBand="1" w:noVBand="1"/>
          </w:tblPr>
        </w:tblPrChange>
      </w:tblPr>
      <w:tblGrid>
        <w:gridCol w:w="3721"/>
        <w:gridCol w:w="1496"/>
        <w:gridCol w:w="1542"/>
        <w:gridCol w:w="639"/>
        <w:gridCol w:w="946"/>
        <w:gridCol w:w="1016"/>
        <w:tblGridChange w:id="558">
          <w:tblGrid>
            <w:gridCol w:w="3820"/>
            <w:gridCol w:w="1440"/>
            <w:gridCol w:w="1473"/>
            <w:gridCol w:w="656"/>
            <w:gridCol w:w="928"/>
            <w:gridCol w:w="1043"/>
          </w:tblGrid>
        </w:tblGridChange>
      </w:tblGrid>
      <w:tr w:rsidR="00CB5954" w14:paraId="388AEDD0" w14:textId="77777777" w:rsidTr="00CB5954">
        <w:trPr>
          <w:cnfStyle w:val="100000000000" w:firstRow="1" w:lastRow="0" w:firstColumn="0" w:lastColumn="0" w:oddVBand="0" w:evenVBand="0" w:oddHBand="0" w:evenHBand="0" w:firstRowFirstColumn="0" w:firstRowLastColumn="0" w:lastRowFirstColumn="0" w:lastRowLastColumn="0"/>
          <w:ins w:id="559" w:author="Andy Kleinhesselink" w:date="2019-04-17T17:39:00Z"/>
        </w:trPr>
        <w:tc>
          <w:tcPr>
            <w:tcW w:w="0" w:type="auto"/>
            <w:tcPrChange w:id="560" w:author="Andy Kleinhesselink" w:date="2019-04-17T17:39:00Z">
              <w:tcPr>
                <w:tcW w:w="0" w:type="auto"/>
                <w:tcBorders>
                  <w:bottom w:val="single" w:sz="0" w:space="0" w:color="auto"/>
                </w:tcBorders>
                <w:vAlign w:val="bottom"/>
              </w:tcPr>
            </w:tcPrChange>
          </w:tcPr>
          <w:p w14:paraId="4D434DB5"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61" w:author="Andy Kleinhesselink" w:date="2019-04-17T17:39:00Z"/>
              </w:rPr>
            </w:pPr>
            <w:ins w:id="562" w:author="Andy Kleinhesselink" w:date="2019-04-17T17:39:00Z">
              <w:r>
                <w:t>Contrast</w:t>
              </w:r>
            </w:ins>
          </w:p>
        </w:tc>
        <w:tc>
          <w:tcPr>
            <w:tcW w:w="0" w:type="auto"/>
            <w:tcPrChange w:id="563" w:author="Andy Kleinhesselink" w:date="2019-04-17T17:39:00Z">
              <w:tcPr>
                <w:tcW w:w="0" w:type="auto"/>
                <w:tcBorders>
                  <w:bottom w:val="single" w:sz="0" w:space="0" w:color="auto"/>
                </w:tcBorders>
                <w:vAlign w:val="bottom"/>
              </w:tcPr>
            </w:tcPrChange>
          </w:tcPr>
          <w:p w14:paraId="2A0909BF"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64" w:author="Andy Kleinhesselink" w:date="2019-04-17T17:39:00Z"/>
              </w:rPr>
            </w:pPr>
            <w:ins w:id="565" w:author="Andy Kleinhesselink" w:date="2019-04-17T17:39:00Z">
              <w:r>
                <w:t>estimate</w:t>
              </w:r>
            </w:ins>
          </w:p>
        </w:tc>
        <w:tc>
          <w:tcPr>
            <w:tcW w:w="0" w:type="auto"/>
            <w:tcPrChange w:id="566" w:author="Andy Kleinhesselink" w:date="2019-04-17T17:39:00Z">
              <w:tcPr>
                <w:tcW w:w="0" w:type="auto"/>
                <w:tcBorders>
                  <w:bottom w:val="single" w:sz="0" w:space="0" w:color="auto"/>
                </w:tcBorders>
                <w:vAlign w:val="bottom"/>
              </w:tcPr>
            </w:tcPrChange>
          </w:tcPr>
          <w:p w14:paraId="37C7BAEE"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67" w:author="Andy Kleinhesselink" w:date="2019-04-17T17:39:00Z"/>
              </w:rPr>
            </w:pPr>
            <w:proofErr w:type="spellStart"/>
            <w:ins w:id="568" w:author="Andy Kleinhesselink" w:date="2019-04-17T17:39:00Z">
              <w:r>
                <w:t>std.error</w:t>
              </w:r>
              <w:proofErr w:type="spellEnd"/>
            </w:ins>
          </w:p>
        </w:tc>
        <w:tc>
          <w:tcPr>
            <w:tcW w:w="0" w:type="auto"/>
            <w:tcPrChange w:id="569" w:author="Andy Kleinhesselink" w:date="2019-04-17T17:39:00Z">
              <w:tcPr>
                <w:tcW w:w="0" w:type="auto"/>
                <w:tcBorders>
                  <w:bottom w:val="single" w:sz="0" w:space="0" w:color="auto"/>
                </w:tcBorders>
                <w:vAlign w:val="bottom"/>
              </w:tcPr>
            </w:tcPrChange>
          </w:tcPr>
          <w:p w14:paraId="045B0E70"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70" w:author="Andy Kleinhesselink" w:date="2019-04-17T17:39:00Z"/>
              </w:rPr>
            </w:pPr>
            <w:ins w:id="571" w:author="Andy Kleinhesselink" w:date="2019-04-17T17:39:00Z">
              <w:r>
                <w:t>df</w:t>
              </w:r>
            </w:ins>
          </w:p>
        </w:tc>
        <w:tc>
          <w:tcPr>
            <w:tcW w:w="0" w:type="auto"/>
            <w:tcPrChange w:id="572" w:author="Andy Kleinhesselink" w:date="2019-04-17T17:39:00Z">
              <w:tcPr>
                <w:tcW w:w="0" w:type="auto"/>
                <w:tcBorders>
                  <w:bottom w:val="single" w:sz="0" w:space="0" w:color="auto"/>
                </w:tcBorders>
                <w:vAlign w:val="bottom"/>
              </w:tcPr>
            </w:tcPrChange>
          </w:tcPr>
          <w:p w14:paraId="3445873A"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73" w:author="Andy Kleinhesselink" w:date="2019-04-17T17:39:00Z"/>
              </w:rPr>
            </w:pPr>
            <w:ins w:id="574" w:author="Andy Kleinhesselink" w:date="2019-04-17T17:39:00Z">
              <w:r>
                <w:t>z-</w:t>
              </w:r>
              <w:proofErr w:type="spellStart"/>
              <w:r>
                <w:t>val</w:t>
              </w:r>
              <w:proofErr w:type="spellEnd"/>
            </w:ins>
          </w:p>
        </w:tc>
        <w:tc>
          <w:tcPr>
            <w:tcW w:w="0" w:type="auto"/>
            <w:tcPrChange w:id="575" w:author="Andy Kleinhesselink" w:date="2019-04-17T17:39:00Z">
              <w:tcPr>
                <w:tcW w:w="0" w:type="auto"/>
                <w:tcBorders>
                  <w:bottom w:val="single" w:sz="0" w:space="0" w:color="auto"/>
                </w:tcBorders>
                <w:vAlign w:val="bottom"/>
              </w:tcPr>
            </w:tcPrChange>
          </w:tcPr>
          <w:p w14:paraId="6A6179CF"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76" w:author="Andy Kleinhesselink" w:date="2019-04-17T17:39:00Z"/>
              </w:rPr>
            </w:pPr>
            <w:ins w:id="577" w:author="Andy Kleinhesselink" w:date="2019-04-17T17:39:00Z">
              <w:r>
                <w:t>p-</w:t>
              </w:r>
              <w:proofErr w:type="spellStart"/>
              <w:r>
                <w:t>val</w:t>
              </w:r>
              <w:proofErr w:type="spellEnd"/>
            </w:ins>
          </w:p>
        </w:tc>
      </w:tr>
      <w:tr w:rsidR="00CB5954" w14:paraId="50D305C6" w14:textId="77777777" w:rsidTr="00CB5954">
        <w:trPr>
          <w:ins w:id="578" w:author="Andy Kleinhesselink" w:date="2019-04-17T17:39:00Z"/>
        </w:trPr>
        <w:tc>
          <w:tcPr>
            <w:tcW w:w="0" w:type="auto"/>
            <w:tcPrChange w:id="579" w:author="Andy Kleinhesselink" w:date="2019-04-17T17:39:00Z">
              <w:tcPr>
                <w:tcW w:w="0" w:type="auto"/>
              </w:tcPr>
            </w:tcPrChange>
          </w:tcPr>
          <w:p w14:paraId="44D228D1" w14:textId="77777777" w:rsidR="00CB5954" w:rsidRDefault="00CB5954" w:rsidP="000C1786">
            <w:pPr>
              <w:pStyle w:val="Compact"/>
              <w:rPr>
                <w:ins w:id="580" w:author="Andy Kleinhesselink" w:date="2019-04-17T17:39:00Z"/>
              </w:rPr>
            </w:pPr>
            <w:ins w:id="581" w:author="Andy Kleinhesselink" w:date="2019-04-17T17:39:00Z">
              <w:r>
                <w:t>Moss - Bare sand</w:t>
              </w:r>
            </w:ins>
          </w:p>
        </w:tc>
        <w:tc>
          <w:tcPr>
            <w:tcW w:w="0" w:type="auto"/>
            <w:tcPrChange w:id="582" w:author="Andy Kleinhesselink" w:date="2019-04-17T17:39:00Z">
              <w:tcPr>
                <w:tcW w:w="0" w:type="auto"/>
              </w:tcPr>
            </w:tcPrChange>
          </w:tcPr>
          <w:p w14:paraId="4D74B51D" w14:textId="77777777" w:rsidR="00CB5954" w:rsidRDefault="00CB5954" w:rsidP="000C1786">
            <w:pPr>
              <w:pStyle w:val="Compact"/>
              <w:rPr>
                <w:ins w:id="583" w:author="Andy Kleinhesselink" w:date="2019-04-17T17:39:00Z"/>
              </w:rPr>
            </w:pPr>
            <w:ins w:id="584" w:author="Andy Kleinhesselink" w:date="2019-04-17T17:39:00Z">
              <w:r>
                <w:t>1.24</w:t>
              </w:r>
            </w:ins>
          </w:p>
        </w:tc>
        <w:tc>
          <w:tcPr>
            <w:tcW w:w="0" w:type="auto"/>
            <w:tcPrChange w:id="585" w:author="Andy Kleinhesselink" w:date="2019-04-17T17:39:00Z">
              <w:tcPr>
                <w:tcW w:w="0" w:type="auto"/>
              </w:tcPr>
            </w:tcPrChange>
          </w:tcPr>
          <w:p w14:paraId="1154F58D" w14:textId="77777777" w:rsidR="00CB5954" w:rsidRDefault="00CB5954" w:rsidP="000C1786">
            <w:pPr>
              <w:pStyle w:val="Compact"/>
              <w:rPr>
                <w:ins w:id="586" w:author="Andy Kleinhesselink" w:date="2019-04-17T17:39:00Z"/>
              </w:rPr>
            </w:pPr>
            <w:ins w:id="587" w:author="Andy Kleinhesselink" w:date="2019-04-17T17:39:00Z">
              <w:r>
                <w:t>0.33</w:t>
              </w:r>
            </w:ins>
          </w:p>
        </w:tc>
        <w:tc>
          <w:tcPr>
            <w:tcW w:w="0" w:type="auto"/>
            <w:tcPrChange w:id="588" w:author="Andy Kleinhesselink" w:date="2019-04-17T17:39:00Z">
              <w:tcPr>
                <w:tcW w:w="0" w:type="auto"/>
              </w:tcPr>
            </w:tcPrChange>
          </w:tcPr>
          <w:p w14:paraId="035CD7CD" w14:textId="77777777" w:rsidR="00CB5954" w:rsidRDefault="00CB5954" w:rsidP="000C1786">
            <w:pPr>
              <w:pStyle w:val="Compact"/>
              <w:rPr>
                <w:ins w:id="589" w:author="Andy Kleinhesselink" w:date="2019-04-17T17:39:00Z"/>
              </w:rPr>
            </w:pPr>
            <w:proofErr w:type="spellStart"/>
            <w:ins w:id="590" w:author="Andy Kleinhesselink" w:date="2019-04-17T17:39:00Z">
              <w:r>
                <w:t>Inf</w:t>
              </w:r>
              <w:proofErr w:type="spellEnd"/>
            </w:ins>
          </w:p>
        </w:tc>
        <w:tc>
          <w:tcPr>
            <w:tcW w:w="0" w:type="auto"/>
            <w:tcPrChange w:id="591" w:author="Andy Kleinhesselink" w:date="2019-04-17T17:39:00Z">
              <w:tcPr>
                <w:tcW w:w="0" w:type="auto"/>
              </w:tcPr>
            </w:tcPrChange>
          </w:tcPr>
          <w:p w14:paraId="1BCF8215" w14:textId="77777777" w:rsidR="00CB5954" w:rsidRDefault="00CB5954" w:rsidP="000C1786">
            <w:pPr>
              <w:pStyle w:val="Compact"/>
              <w:rPr>
                <w:ins w:id="592" w:author="Andy Kleinhesselink" w:date="2019-04-17T17:39:00Z"/>
              </w:rPr>
            </w:pPr>
            <w:ins w:id="593" w:author="Andy Kleinhesselink" w:date="2019-04-17T17:39:00Z">
              <w:r>
                <w:t>3.78</w:t>
              </w:r>
            </w:ins>
          </w:p>
        </w:tc>
        <w:tc>
          <w:tcPr>
            <w:tcW w:w="0" w:type="auto"/>
            <w:tcPrChange w:id="594" w:author="Andy Kleinhesselink" w:date="2019-04-17T17:39:00Z">
              <w:tcPr>
                <w:tcW w:w="0" w:type="auto"/>
              </w:tcPr>
            </w:tcPrChange>
          </w:tcPr>
          <w:p w14:paraId="02BE125C" w14:textId="77777777" w:rsidR="00CB5954" w:rsidRDefault="00CB5954" w:rsidP="000C1786">
            <w:pPr>
              <w:pStyle w:val="Compact"/>
              <w:rPr>
                <w:ins w:id="595" w:author="Andy Kleinhesselink" w:date="2019-04-17T17:39:00Z"/>
              </w:rPr>
            </w:pPr>
            <w:ins w:id="596" w:author="Andy Kleinhesselink" w:date="2019-04-17T17:39:00Z">
              <w:r>
                <w:t>0.000</w:t>
              </w:r>
            </w:ins>
          </w:p>
        </w:tc>
      </w:tr>
      <w:tr w:rsidR="00CB5954" w14:paraId="5017D2C7" w14:textId="77777777" w:rsidTr="00CB5954">
        <w:trPr>
          <w:ins w:id="597" w:author="Andy Kleinhesselink" w:date="2019-04-17T17:39:00Z"/>
        </w:trPr>
        <w:tc>
          <w:tcPr>
            <w:tcW w:w="0" w:type="auto"/>
            <w:tcPrChange w:id="598" w:author="Andy Kleinhesselink" w:date="2019-04-17T17:39:00Z">
              <w:tcPr>
                <w:tcW w:w="0" w:type="auto"/>
              </w:tcPr>
            </w:tcPrChange>
          </w:tcPr>
          <w:p w14:paraId="4A91592B" w14:textId="77777777" w:rsidR="00CB5954" w:rsidRDefault="00CB5954" w:rsidP="000C1786">
            <w:pPr>
              <w:pStyle w:val="Compact"/>
              <w:rPr>
                <w:ins w:id="599" w:author="Andy Kleinhesselink" w:date="2019-04-17T17:39:00Z"/>
              </w:rPr>
            </w:pPr>
            <w:ins w:id="600" w:author="Andy Kleinhesselink" w:date="2019-04-17T17:39:00Z">
              <w:r>
                <w:t>Moss - Moss removed</w:t>
              </w:r>
            </w:ins>
          </w:p>
        </w:tc>
        <w:tc>
          <w:tcPr>
            <w:tcW w:w="0" w:type="auto"/>
            <w:tcPrChange w:id="601" w:author="Andy Kleinhesselink" w:date="2019-04-17T17:39:00Z">
              <w:tcPr>
                <w:tcW w:w="0" w:type="auto"/>
              </w:tcPr>
            </w:tcPrChange>
          </w:tcPr>
          <w:p w14:paraId="4516A81A" w14:textId="77777777" w:rsidR="00CB5954" w:rsidRDefault="00CB5954" w:rsidP="000C1786">
            <w:pPr>
              <w:pStyle w:val="Compact"/>
              <w:rPr>
                <w:ins w:id="602" w:author="Andy Kleinhesselink" w:date="2019-04-17T17:39:00Z"/>
              </w:rPr>
            </w:pPr>
            <w:ins w:id="603" w:author="Andy Kleinhesselink" w:date="2019-04-17T17:39:00Z">
              <w:r>
                <w:t>1.82</w:t>
              </w:r>
            </w:ins>
          </w:p>
        </w:tc>
        <w:tc>
          <w:tcPr>
            <w:tcW w:w="0" w:type="auto"/>
            <w:tcPrChange w:id="604" w:author="Andy Kleinhesselink" w:date="2019-04-17T17:39:00Z">
              <w:tcPr>
                <w:tcW w:w="0" w:type="auto"/>
              </w:tcPr>
            </w:tcPrChange>
          </w:tcPr>
          <w:p w14:paraId="113BD35A" w14:textId="77777777" w:rsidR="00CB5954" w:rsidRDefault="00CB5954" w:rsidP="000C1786">
            <w:pPr>
              <w:pStyle w:val="Compact"/>
              <w:rPr>
                <w:ins w:id="605" w:author="Andy Kleinhesselink" w:date="2019-04-17T17:39:00Z"/>
              </w:rPr>
            </w:pPr>
            <w:ins w:id="606" w:author="Andy Kleinhesselink" w:date="2019-04-17T17:39:00Z">
              <w:r>
                <w:t>0.34</w:t>
              </w:r>
            </w:ins>
          </w:p>
        </w:tc>
        <w:tc>
          <w:tcPr>
            <w:tcW w:w="0" w:type="auto"/>
            <w:tcPrChange w:id="607" w:author="Andy Kleinhesselink" w:date="2019-04-17T17:39:00Z">
              <w:tcPr>
                <w:tcW w:w="0" w:type="auto"/>
              </w:tcPr>
            </w:tcPrChange>
          </w:tcPr>
          <w:p w14:paraId="3F27D85F" w14:textId="77777777" w:rsidR="00CB5954" w:rsidRDefault="00CB5954" w:rsidP="000C1786">
            <w:pPr>
              <w:pStyle w:val="Compact"/>
              <w:rPr>
                <w:ins w:id="608" w:author="Andy Kleinhesselink" w:date="2019-04-17T17:39:00Z"/>
              </w:rPr>
            </w:pPr>
            <w:proofErr w:type="spellStart"/>
            <w:ins w:id="609" w:author="Andy Kleinhesselink" w:date="2019-04-17T17:39:00Z">
              <w:r>
                <w:t>Inf</w:t>
              </w:r>
              <w:proofErr w:type="spellEnd"/>
            </w:ins>
          </w:p>
        </w:tc>
        <w:tc>
          <w:tcPr>
            <w:tcW w:w="0" w:type="auto"/>
            <w:tcPrChange w:id="610" w:author="Andy Kleinhesselink" w:date="2019-04-17T17:39:00Z">
              <w:tcPr>
                <w:tcW w:w="0" w:type="auto"/>
              </w:tcPr>
            </w:tcPrChange>
          </w:tcPr>
          <w:p w14:paraId="76A48296" w14:textId="77777777" w:rsidR="00CB5954" w:rsidRDefault="00CB5954" w:rsidP="000C1786">
            <w:pPr>
              <w:pStyle w:val="Compact"/>
              <w:rPr>
                <w:ins w:id="611" w:author="Andy Kleinhesselink" w:date="2019-04-17T17:39:00Z"/>
              </w:rPr>
            </w:pPr>
            <w:ins w:id="612" w:author="Andy Kleinhesselink" w:date="2019-04-17T17:39:00Z">
              <w:r>
                <w:t>5.28</w:t>
              </w:r>
            </w:ins>
          </w:p>
        </w:tc>
        <w:tc>
          <w:tcPr>
            <w:tcW w:w="0" w:type="auto"/>
            <w:tcPrChange w:id="613" w:author="Andy Kleinhesselink" w:date="2019-04-17T17:39:00Z">
              <w:tcPr>
                <w:tcW w:w="0" w:type="auto"/>
              </w:tcPr>
            </w:tcPrChange>
          </w:tcPr>
          <w:p w14:paraId="203298AC" w14:textId="77777777" w:rsidR="00CB5954" w:rsidRDefault="00CB5954" w:rsidP="000C1786">
            <w:pPr>
              <w:pStyle w:val="Compact"/>
              <w:rPr>
                <w:ins w:id="614" w:author="Andy Kleinhesselink" w:date="2019-04-17T17:39:00Z"/>
              </w:rPr>
            </w:pPr>
            <w:ins w:id="615" w:author="Andy Kleinhesselink" w:date="2019-04-17T17:39:00Z">
              <w:r>
                <w:t>0.000</w:t>
              </w:r>
            </w:ins>
          </w:p>
        </w:tc>
      </w:tr>
      <w:tr w:rsidR="00CB5954" w14:paraId="10372D50" w14:textId="77777777" w:rsidTr="00CB5954">
        <w:trPr>
          <w:ins w:id="616" w:author="Andy Kleinhesselink" w:date="2019-04-17T17:39:00Z"/>
        </w:trPr>
        <w:tc>
          <w:tcPr>
            <w:tcW w:w="0" w:type="auto"/>
            <w:tcPrChange w:id="617" w:author="Andy Kleinhesselink" w:date="2019-04-17T17:39:00Z">
              <w:tcPr>
                <w:tcW w:w="0" w:type="auto"/>
              </w:tcPr>
            </w:tcPrChange>
          </w:tcPr>
          <w:p w14:paraId="3CFE0365" w14:textId="77777777" w:rsidR="00CB5954" w:rsidRDefault="00CB5954" w:rsidP="000C1786">
            <w:pPr>
              <w:pStyle w:val="Compact"/>
              <w:rPr>
                <w:ins w:id="618" w:author="Andy Kleinhesselink" w:date="2019-04-17T17:39:00Z"/>
              </w:rPr>
            </w:pPr>
            <w:ins w:id="619" w:author="Andy Kleinhesselink" w:date="2019-04-17T17:39:00Z">
              <w:r>
                <w:t>Bare sand - Moss removed</w:t>
              </w:r>
            </w:ins>
          </w:p>
        </w:tc>
        <w:tc>
          <w:tcPr>
            <w:tcW w:w="0" w:type="auto"/>
            <w:tcPrChange w:id="620" w:author="Andy Kleinhesselink" w:date="2019-04-17T17:39:00Z">
              <w:tcPr>
                <w:tcW w:w="0" w:type="auto"/>
              </w:tcPr>
            </w:tcPrChange>
          </w:tcPr>
          <w:p w14:paraId="77D51121" w14:textId="77777777" w:rsidR="00CB5954" w:rsidRDefault="00CB5954" w:rsidP="000C1786">
            <w:pPr>
              <w:pStyle w:val="Compact"/>
              <w:rPr>
                <w:ins w:id="621" w:author="Andy Kleinhesselink" w:date="2019-04-17T17:39:00Z"/>
              </w:rPr>
            </w:pPr>
            <w:ins w:id="622" w:author="Andy Kleinhesselink" w:date="2019-04-17T17:39:00Z">
              <w:r>
                <w:t>0.58</w:t>
              </w:r>
            </w:ins>
          </w:p>
        </w:tc>
        <w:tc>
          <w:tcPr>
            <w:tcW w:w="0" w:type="auto"/>
            <w:tcPrChange w:id="623" w:author="Andy Kleinhesselink" w:date="2019-04-17T17:39:00Z">
              <w:tcPr>
                <w:tcW w:w="0" w:type="auto"/>
              </w:tcPr>
            </w:tcPrChange>
          </w:tcPr>
          <w:p w14:paraId="43FF1E37" w14:textId="77777777" w:rsidR="00CB5954" w:rsidRDefault="00CB5954" w:rsidP="000C1786">
            <w:pPr>
              <w:pStyle w:val="Compact"/>
              <w:rPr>
                <w:ins w:id="624" w:author="Andy Kleinhesselink" w:date="2019-04-17T17:39:00Z"/>
              </w:rPr>
            </w:pPr>
            <w:ins w:id="625" w:author="Andy Kleinhesselink" w:date="2019-04-17T17:39:00Z">
              <w:r>
                <w:t>0.33</w:t>
              </w:r>
            </w:ins>
          </w:p>
        </w:tc>
        <w:tc>
          <w:tcPr>
            <w:tcW w:w="0" w:type="auto"/>
            <w:tcPrChange w:id="626" w:author="Andy Kleinhesselink" w:date="2019-04-17T17:39:00Z">
              <w:tcPr>
                <w:tcW w:w="0" w:type="auto"/>
              </w:tcPr>
            </w:tcPrChange>
          </w:tcPr>
          <w:p w14:paraId="2D370E4E" w14:textId="77777777" w:rsidR="00CB5954" w:rsidRDefault="00CB5954" w:rsidP="000C1786">
            <w:pPr>
              <w:pStyle w:val="Compact"/>
              <w:rPr>
                <w:ins w:id="627" w:author="Andy Kleinhesselink" w:date="2019-04-17T17:39:00Z"/>
              </w:rPr>
            </w:pPr>
            <w:proofErr w:type="spellStart"/>
            <w:ins w:id="628" w:author="Andy Kleinhesselink" w:date="2019-04-17T17:39:00Z">
              <w:r>
                <w:t>Inf</w:t>
              </w:r>
              <w:proofErr w:type="spellEnd"/>
            </w:ins>
          </w:p>
        </w:tc>
        <w:tc>
          <w:tcPr>
            <w:tcW w:w="0" w:type="auto"/>
            <w:tcPrChange w:id="629" w:author="Andy Kleinhesselink" w:date="2019-04-17T17:39:00Z">
              <w:tcPr>
                <w:tcW w:w="0" w:type="auto"/>
              </w:tcPr>
            </w:tcPrChange>
          </w:tcPr>
          <w:p w14:paraId="342C9683" w14:textId="77777777" w:rsidR="00CB5954" w:rsidRDefault="00CB5954" w:rsidP="000C1786">
            <w:pPr>
              <w:pStyle w:val="Compact"/>
              <w:rPr>
                <w:ins w:id="630" w:author="Andy Kleinhesselink" w:date="2019-04-17T17:39:00Z"/>
              </w:rPr>
            </w:pPr>
            <w:ins w:id="631" w:author="Andy Kleinhesselink" w:date="2019-04-17T17:39:00Z">
              <w:r>
                <w:t>1.77</w:t>
              </w:r>
            </w:ins>
          </w:p>
        </w:tc>
        <w:tc>
          <w:tcPr>
            <w:tcW w:w="0" w:type="auto"/>
            <w:tcPrChange w:id="632" w:author="Andy Kleinhesselink" w:date="2019-04-17T17:39:00Z">
              <w:tcPr>
                <w:tcW w:w="0" w:type="auto"/>
              </w:tcPr>
            </w:tcPrChange>
          </w:tcPr>
          <w:p w14:paraId="2D96E0B4" w14:textId="77777777" w:rsidR="00CB5954" w:rsidRDefault="00CB5954" w:rsidP="000C1786">
            <w:pPr>
              <w:pStyle w:val="Compact"/>
              <w:rPr>
                <w:ins w:id="633" w:author="Andy Kleinhesselink" w:date="2019-04-17T17:39:00Z"/>
              </w:rPr>
            </w:pPr>
            <w:ins w:id="634" w:author="Andy Kleinhesselink" w:date="2019-04-17T17:39:00Z">
              <w:r>
                <w:t>0.215</w:t>
              </w:r>
            </w:ins>
          </w:p>
        </w:tc>
      </w:tr>
    </w:tbl>
    <w:p w14:paraId="0FA2D93C" w14:textId="77777777" w:rsidR="0056318E" w:rsidRDefault="0056318E">
      <w:pPr>
        <w:spacing w:after="0" w:line="240" w:lineRule="auto"/>
        <w:ind w:firstLine="0"/>
        <w:rPr>
          <w:ins w:id="635" w:author="Andy Kleinhesselink" w:date="2019-04-17T17:13:00Z"/>
          <w:b/>
        </w:rPr>
      </w:pPr>
      <w:ins w:id="636" w:author="Andy Kleinhesselink" w:date="2019-04-17T17:13:00Z">
        <w:r>
          <w:rPr>
            <w:b/>
          </w:rPr>
          <w:br w:type="page"/>
        </w:r>
      </w:ins>
    </w:p>
    <w:p w14:paraId="5A1B2AD3" w14:textId="42609E39" w:rsidR="007765B5" w:rsidRDefault="007765B5" w:rsidP="007765B5">
      <w:pPr>
        <w:ind w:firstLine="0"/>
        <w:rPr>
          <w:b/>
        </w:rPr>
      </w:pPr>
      <w:r w:rsidRPr="001E19A3">
        <w:rPr>
          <w:b/>
        </w:rPr>
        <w:lastRenderedPageBreak/>
        <w:t>Supporting Information—Additional Figures for “Effects of Native Bryophytes on Exotic Grass Invasion</w:t>
      </w:r>
      <w:r w:rsidR="003C080C">
        <w:rPr>
          <w:b/>
        </w:rPr>
        <w:t xml:space="preserve"> Across an Environmental Gradient</w:t>
      </w:r>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1D16C944"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021179">
        <w:rPr>
          <w:b/>
          <w:noProof/>
        </w:rPr>
        <w:t>1</w:t>
      </w:r>
      <w:r w:rsidRPr="000A3622">
        <w:rPr>
          <w:b/>
        </w:rPr>
        <w:fldChar w:fldCharType="end"/>
      </w:r>
      <w:r>
        <w:t xml:space="preserve"> – Schematic of environmental gradient and observational study design.  23 20 m long transects were sampled along the length of the roughly 220 m long </w:t>
      </w:r>
      <w:r w:rsidR="00EB72C7">
        <w:t xml:space="preserve">environmental </w:t>
      </w:r>
      <w:r>
        <w:t xml:space="preserve">gradient, running from </w:t>
      </w:r>
      <w:r w:rsidR="00EB72C7">
        <w:t xml:space="preserve">sheltered </w:t>
      </w:r>
      <w:r>
        <w:t xml:space="preserve">SE </w:t>
      </w:r>
      <w:r w:rsidR="00EB72C7">
        <w:t>end (lower wind speed and finer sand) to the more exposed NW end (higher wind speed and coarser sand)</w:t>
      </w:r>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6C90503E"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2</w:t>
      </w:r>
      <w:r w:rsidRPr="000A3622">
        <w:rPr>
          <w:b/>
          <w:noProof/>
        </w:rPr>
        <w:fldChar w:fldCharType="end"/>
      </w:r>
      <w:r>
        <w:t xml:space="preserve"> – One experimental block in the moss removal experiment.  Nine experimental blocks were located at the </w:t>
      </w:r>
      <w:r w:rsidR="00EB72C7">
        <w:t>SE</w:t>
      </w:r>
      <w:r>
        <w:t xml:space="preserve"> end of the gradient and nine located at the </w:t>
      </w:r>
      <w:r w:rsidR="00EB72C7">
        <w:t>NW</w:t>
      </w:r>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r w:rsidR="00EB72C7" w:rsidRPr="002C3CED">
        <w:rPr>
          <w:i/>
        </w:rPr>
        <w:t>Vulpia</w:t>
      </w:r>
      <w:r w:rsidR="00EB72C7">
        <w:t xml:space="preserve"> and </w:t>
      </w:r>
      <w:r w:rsidR="00EB72C7" w:rsidRPr="002C3CED">
        <w:rPr>
          <w:i/>
        </w:rPr>
        <w:t>Bromus</w:t>
      </w:r>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6486F8B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4C683DD3"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090EBF99"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021179">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w:t>
      </w:r>
      <w:r w:rsidR="00EB72C7">
        <w:rPr>
          <w:bCs/>
        </w:rPr>
        <w:t>.</w:t>
      </w:r>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21F20" w14:textId="77777777" w:rsidR="001E0570" w:rsidRDefault="001E0570">
      <w:pPr>
        <w:spacing w:after="0" w:line="240" w:lineRule="auto"/>
      </w:pPr>
      <w:r>
        <w:separator/>
      </w:r>
    </w:p>
  </w:endnote>
  <w:endnote w:type="continuationSeparator" w:id="0">
    <w:p w14:paraId="07D9D911" w14:textId="77777777" w:rsidR="001E0570" w:rsidRDefault="001E0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mbria (Body CS)">
    <w:altName w:val="Cambri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1B2977" w:rsidRDefault="001B2977"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6F800" w14:textId="77777777" w:rsidR="001E0570" w:rsidRDefault="001E0570">
      <w:pPr>
        <w:spacing w:after="0" w:line="240" w:lineRule="auto"/>
      </w:pPr>
      <w:r>
        <w:separator/>
      </w:r>
    </w:p>
  </w:footnote>
  <w:footnote w:type="continuationSeparator" w:id="0">
    <w:p w14:paraId="284DA246" w14:textId="77777777" w:rsidR="001E0570" w:rsidRDefault="001E0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692A"/>
    <w:rsid w:val="00017196"/>
    <w:rsid w:val="00021179"/>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A73"/>
    <w:rsid w:val="00185C12"/>
    <w:rsid w:val="001910C6"/>
    <w:rsid w:val="001920E7"/>
    <w:rsid w:val="0019676E"/>
    <w:rsid w:val="001A009D"/>
    <w:rsid w:val="001A211C"/>
    <w:rsid w:val="001A51B7"/>
    <w:rsid w:val="001B2977"/>
    <w:rsid w:val="001D0F3E"/>
    <w:rsid w:val="001D30AE"/>
    <w:rsid w:val="001E0570"/>
    <w:rsid w:val="001E19A3"/>
    <w:rsid w:val="001E2010"/>
    <w:rsid w:val="001F0FE4"/>
    <w:rsid w:val="001F39B8"/>
    <w:rsid w:val="001F5071"/>
    <w:rsid w:val="00202216"/>
    <w:rsid w:val="00206C95"/>
    <w:rsid w:val="00224D2D"/>
    <w:rsid w:val="002325D6"/>
    <w:rsid w:val="00245C18"/>
    <w:rsid w:val="00246113"/>
    <w:rsid w:val="0025369F"/>
    <w:rsid w:val="00270C41"/>
    <w:rsid w:val="0027520E"/>
    <w:rsid w:val="0028293A"/>
    <w:rsid w:val="002A1C33"/>
    <w:rsid w:val="002A59FC"/>
    <w:rsid w:val="002B1342"/>
    <w:rsid w:val="002B25A6"/>
    <w:rsid w:val="002B50CF"/>
    <w:rsid w:val="002B5C3D"/>
    <w:rsid w:val="002C0081"/>
    <w:rsid w:val="002C1DDC"/>
    <w:rsid w:val="002C34E2"/>
    <w:rsid w:val="002C3CED"/>
    <w:rsid w:val="002D663B"/>
    <w:rsid w:val="002E27B5"/>
    <w:rsid w:val="002E2923"/>
    <w:rsid w:val="002F0D40"/>
    <w:rsid w:val="00315A57"/>
    <w:rsid w:val="00324E42"/>
    <w:rsid w:val="00340C50"/>
    <w:rsid w:val="00350E66"/>
    <w:rsid w:val="00357CC5"/>
    <w:rsid w:val="00361DC5"/>
    <w:rsid w:val="003649B2"/>
    <w:rsid w:val="00371A74"/>
    <w:rsid w:val="00374F3B"/>
    <w:rsid w:val="00381CF9"/>
    <w:rsid w:val="003843FF"/>
    <w:rsid w:val="00396FA6"/>
    <w:rsid w:val="003978D4"/>
    <w:rsid w:val="003A18F1"/>
    <w:rsid w:val="003A318E"/>
    <w:rsid w:val="003C080C"/>
    <w:rsid w:val="003C1E60"/>
    <w:rsid w:val="003C319E"/>
    <w:rsid w:val="003D39DE"/>
    <w:rsid w:val="003D67DE"/>
    <w:rsid w:val="003F7DB7"/>
    <w:rsid w:val="0041422A"/>
    <w:rsid w:val="00416AC8"/>
    <w:rsid w:val="00417C06"/>
    <w:rsid w:val="00434801"/>
    <w:rsid w:val="00445D29"/>
    <w:rsid w:val="00455D5C"/>
    <w:rsid w:val="004604BB"/>
    <w:rsid w:val="00470484"/>
    <w:rsid w:val="004721C4"/>
    <w:rsid w:val="00472CA2"/>
    <w:rsid w:val="00484132"/>
    <w:rsid w:val="0049617D"/>
    <w:rsid w:val="004A0613"/>
    <w:rsid w:val="004B3C52"/>
    <w:rsid w:val="004B6AB3"/>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195A"/>
    <w:rsid w:val="00534318"/>
    <w:rsid w:val="005566CB"/>
    <w:rsid w:val="005567A7"/>
    <w:rsid w:val="005617DF"/>
    <w:rsid w:val="005622D6"/>
    <w:rsid w:val="0056318E"/>
    <w:rsid w:val="00571C1D"/>
    <w:rsid w:val="005735F8"/>
    <w:rsid w:val="005778E1"/>
    <w:rsid w:val="0059650F"/>
    <w:rsid w:val="005A5F58"/>
    <w:rsid w:val="005B1453"/>
    <w:rsid w:val="005B2A52"/>
    <w:rsid w:val="005C7D28"/>
    <w:rsid w:val="005D3A59"/>
    <w:rsid w:val="005F5D23"/>
    <w:rsid w:val="00600A9A"/>
    <w:rsid w:val="006028A3"/>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C0F01"/>
    <w:rsid w:val="006D7BA2"/>
    <w:rsid w:val="006D7ECF"/>
    <w:rsid w:val="006F26CF"/>
    <w:rsid w:val="006F3888"/>
    <w:rsid w:val="00701C44"/>
    <w:rsid w:val="0070421B"/>
    <w:rsid w:val="007060BE"/>
    <w:rsid w:val="00715C3B"/>
    <w:rsid w:val="00727481"/>
    <w:rsid w:val="007403BF"/>
    <w:rsid w:val="007419F6"/>
    <w:rsid w:val="00743591"/>
    <w:rsid w:val="0075434A"/>
    <w:rsid w:val="00756110"/>
    <w:rsid w:val="007600F2"/>
    <w:rsid w:val="007656D4"/>
    <w:rsid w:val="007675AE"/>
    <w:rsid w:val="007749DB"/>
    <w:rsid w:val="00774F2C"/>
    <w:rsid w:val="007765B5"/>
    <w:rsid w:val="00796409"/>
    <w:rsid w:val="0079771A"/>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81FFE"/>
    <w:rsid w:val="008B0D23"/>
    <w:rsid w:val="008D63EA"/>
    <w:rsid w:val="008E35CB"/>
    <w:rsid w:val="008F2638"/>
    <w:rsid w:val="008F595E"/>
    <w:rsid w:val="008F62E3"/>
    <w:rsid w:val="008F752B"/>
    <w:rsid w:val="009164B1"/>
    <w:rsid w:val="00924108"/>
    <w:rsid w:val="009331AE"/>
    <w:rsid w:val="00944FFF"/>
    <w:rsid w:val="00945386"/>
    <w:rsid w:val="00952902"/>
    <w:rsid w:val="00955DCC"/>
    <w:rsid w:val="009665A8"/>
    <w:rsid w:val="00980C8E"/>
    <w:rsid w:val="00981D58"/>
    <w:rsid w:val="009863A7"/>
    <w:rsid w:val="009A3CF9"/>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4532B"/>
    <w:rsid w:val="00B47225"/>
    <w:rsid w:val="00B64030"/>
    <w:rsid w:val="00B77B18"/>
    <w:rsid w:val="00B80780"/>
    <w:rsid w:val="00B80D54"/>
    <w:rsid w:val="00B816D8"/>
    <w:rsid w:val="00B81F1E"/>
    <w:rsid w:val="00B97CF4"/>
    <w:rsid w:val="00BA2102"/>
    <w:rsid w:val="00BA5D86"/>
    <w:rsid w:val="00BA62E6"/>
    <w:rsid w:val="00BA71D9"/>
    <w:rsid w:val="00BB2B8A"/>
    <w:rsid w:val="00BC3132"/>
    <w:rsid w:val="00BD1C84"/>
    <w:rsid w:val="00BD25A5"/>
    <w:rsid w:val="00BD5F77"/>
    <w:rsid w:val="00BF7D8A"/>
    <w:rsid w:val="00C037FE"/>
    <w:rsid w:val="00C36E62"/>
    <w:rsid w:val="00C434EC"/>
    <w:rsid w:val="00C45911"/>
    <w:rsid w:val="00C51E64"/>
    <w:rsid w:val="00C5373E"/>
    <w:rsid w:val="00C647A1"/>
    <w:rsid w:val="00C668FE"/>
    <w:rsid w:val="00C678EF"/>
    <w:rsid w:val="00C72B1E"/>
    <w:rsid w:val="00C80DDF"/>
    <w:rsid w:val="00C828AD"/>
    <w:rsid w:val="00C92153"/>
    <w:rsid w:val="00CA1F6C"/>
    <w:rsid w:val="00CA2C2E"/>
    <w:rsid w:val="00CB5954"/>
    <w:rsid w:val="00CC5B56"/>
    <w:rsid w:val="00CD4B71"/>
    <w:rsid w:val="00CD6647"/>
    <w:rsid w:val="00CF0921"/>
    <w:rsid w:val="00D01271"/>
    <w:rsid w:val="00D02FE6"/>
    <w:rsid w:val="00D35F5C"/>
    <w:rsid w:val="00D3622D"/>
    <w:rsid w:val="00D43BAB"/>
    <w:rsid w:val="00D445ED"/>
    <w:rsid w:val="00D44664"/>
    <w:rsid w:val="00D45705"/>
    <w:rsid w:val="00D465CE"/>
    <w:rsid w:val="00D60115"/>
    <w:rsid w:val="00D70B24"/>
    <w:rsid w:val="00D70EAA"/>
    <w:rsid w:val="00D717EC"/>
    <w:rsid w:val="00D76D51"/>
    <w:rsid w:val="00D86013"/>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64B40"/>
    <w:rsid w:val="00E64E49"/>
    <w:rsid w:val="00E71449"/>
    <w:rsid w:val="00E74A97"/>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3650"/>
    <w:rsid w:val="00FC4F1B"/>
    <w:rsid w:val="00FD10A4"/>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paragraph" w:styleId="Heading3">
    <w:name w:val="heading 3"/>
    <w:basedOn w:val="Normal"/>
    <w:next w:val="Normal"/>
    <w:link w:val="Heading3Char"/>
    <w:rsid w:val="002C1DDC"/>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 w:type="character" w:customStyle="1" w:styleId="Heading3Char">
    <w:name w:val="Heading 3 Char"/>
    <w:basedOn w:val="DefaultParagraphFont"/>
    <w:link w:val="Heading3"/>
    <w:rsid w:val="002C1DDC"/>
    <w:rPr>
      <w:rFonts w:asciiTheme="majorHAnsi" w:eastAsiaTheme="majorEastAsia" w:hAnsiTheme="majorHAnsi" w:cstheme="majorBidi"/>
      <w:color w:val="243F60" w:themeColor="accent1" w:themeShade="7F"/>
      <w:sz w:val="24"/>
      <w:lang w:eastAsia="en-US"/>
    </w:rPr>
  </w:style>
  <w:style w:type="paragraph" w:customStyle="1" w:styleId="Compact">
    <w:name w:val="Compact"/>
    <w:basedOn w:val="BodyText"/>
    <w:qFormat/>
    <w:rsid w:val="002C1DDC"/>
    <w:pPr>
      <w:keepNext/>
      <w:keepLines/>
      <w:spacing w:before="36" w:after="36" w:line="240" w:lineRule="auto"/>
      <w:ind w:firstLine="0"/>
      <w:jc w:val="center"/>
    </w:pPr>
    <w:rPr>
      <w:rFonts w:asciiTheme="minorHAnsi" w:eastAsiaTheme="minorHAnsi" w:hAnsiTheme="minorHAnsi"/>
      <w:color w:val="000000" w:themeColor="text1"/>
      <w:szCs w:val="24"/>
    </w:rPr>
  </w:style>
  <w:style w:type="table" w:customStyle="1" w:styleId="Table">
    <w:name w:val="Table"/>
    <w:semiHidden/>
    <w:unhideWhenUsed/>
    <w:qFormat/>
    <w:rsid w:val="002C1DDC"/>
    <w:pPr>
      <w:spacing w:after="200"/>
    </w:pPr>
    <w:rPr>
      <w:rFonts w:eastAsiaTheme="minorHAnsi"/>
      <w:sz w:val="24"/>
      <w:lang w:eastAsia="en-US"/>
    </w:rPr>
    <w:tblPr>
      <w:tblInd w:w="0" w:type="dxa"/>
      <w:tblCellMar>
        <w:top w:w="0" w:type="dxa"/>
        <w:left w:w="108" w:type="dxa"/>
        <w:bottom w:w="0" w:type="dxa"/>
        <w:right w:w="108" w:type="dxa"/>
      </w:tblCellMar>
    </w:tblPr>
  </w:style>
  <w:style w:type="table" w:styleId="PlainTable2">
    <w:name w:val="Plain Table 2"/>
    <w:basedOn w:val="TableNormal"/>
    <w:uiPriority w:val="42"/>
    <w:rsid w:val="000211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895CB-2747-0148-A4D5-6F15CDA3F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33</Pages>
  <Words>23439</Words>
  <Characters>133608</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156734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49</cp:revision>
  <cp:lastPrinted>2019-04-17T23:21:00Z</cp:lastPrinted>
  <dcterms:created xsi:type="dcterms:W3CDTF">2019-03-11T23:02:00Z</dcterms:created>
  <dcterms:modified xsi:type="dcterms:W3CDTF">2019-04-18T01:40:00Z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