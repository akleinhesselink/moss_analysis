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7CAF721"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del w:id="17" w:author="Andy Kleinhesselink" w:date="2019-04-26T14:08:00Z">
        <w:r w:rsidR="00AF68FE" w:rsidRPr="00A6092D" w:rsidDel="00B320AD">
          <w:rPr>
            <w:rFonts w:cs="Times New Roman"/>
            <w:color w:val="000000" w:themeColor="text1"/>
          </w:rPr>
          <w:delText>:</w:delText>
        </w:r>
        <w:r w:rsidR="00E64E49" w:rsidDel="00B320AD">
          <w:rPr>
            <w:rFonts w:cs="Times New Roman"/>
            <w:color w:val="000000" w:themeColor="text1"/>
          </w:rPr>
          <w:delText xml:space="preserve"> </w:delText>
        </w:r>
      </w:del>
      <w:ins w:id="18" w:author="Andy Kleinhesselink" w:date="2019-04-26T14:08:00Z">
        <w:r w:rsidR="00B320AD">
          <w:rPr>
            <w:rFonts w:cs="Times New Roman"/>
            <w:color w:val="000000" w:themeColor="text1"/>
          </w:rPr>
          <w:t xml:space="preserve">. </w:t>
        </w:r>
      </w:ins>
      <w:del w:id="19" w:author="Andy Kleinhesselink" w:date="2019-04-26T14:08:00Z">
        <w:r w:rsidR="00E64E49" w:rsidDel="00B320AD">
          <w:rPr>
            <w:rFonts w:cs="Times New Roman"/>
            <w:color w:val="000000" w:themeColor="text1"/>
          </w:rPr>
          <w:delText xml:space="preserve">bryophytes </w:delText>
        </w:r>
      </w:del>
      <w:ins w:id="20" w:author="Andy Kleinhesselink" w:date="2019-04-26T14:08:00Z">
        <w:r w:rsidR="00B320AD">
          <w:rPr>
            <w:rFonts w:cs="Times New Roman"/>
            <w:color w:val="000000" w:themeColor="text1"/>
          </w:rPr>
          <w:t>B</w:t>
        </w:r>
        <w:r w:rsidR="00B320AD">
          <w:rPr>
            <w:rFonts w:cs="Times New Roman"/>
            <w:color w:val="000000" w:themeColor="text1"/>
          </w:rPr>
          <w:t xml:space="preserve">ryophytes </w:t>
        </w:r>
      </w:ins>
      <w:r w:rsidR="00E64E49">
        <w:rPr>
          <w:rFonts w:cs="Times New Roman"/>
          <w:color w:val="000000" w:themeColor="text1"/>
        </w:rPr>
        <w:t>facilitated</w:t>
      </w:r>
      <w:r w:rsidR="00AF68FE" w:rsidRPr="00A6092D">
        <w:rPr>
          <w:rFonts w:cs="Times New Roman"/>
          <w:color w:val="000000" w:themeColor="text1"/>
        </w:rPr>
        <w:t xml:space="preserve"> </w:t>
      </w:r>
      <w:ins w:id="21" w:author="Andy Kleinhesselink" w:date="2019-04-26T14:09:00Z">
        <w:r w:rsidR="00B320AD">
          <w:rPr>
            <w:rFonts w:cs="Times New Roman"/>
            <w:color w:val="000000" w:themeColor="text1"/>
          </w:rPr>
          <w:t xml:space="preserve">the </w:t>
        </w:r>
      </w:ins>
      <w:ins w:id="22" w:author="Andy Kleinhesselink" w:date="2019-04-26T14:08:00Z">
        <w:r w:rsidR="00B320AD">
          <w:rPr>
            <w:rFonts w:cs="Times New Roman"/>
            <w:color w:val="000000" w:themeColor="text1"/>
          </w:rPr>
          <w:t xml:space="preserve">survival of </w:t>
        </w:r>
      </w:ins>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ins w:id="23" w:author="Andy Kleinhesselink" w:date="2019-04-26T14:08:00Z">
        <w:r w:rsidR="00B320AD">
          <w:rPr>
            <w:rFonts w:cs="Times New Roman"/>
            <w:color w:val="000000" w:themeColor="text1"/>
          </w:rPr>
          <w:t xml:space="preserve">. </w:t>
        </w:r>
      </w:ins>
      <w:del w:id="24" w:author="Andy Kleinhesselink" w:date="2019-04-26T14:08:00Z">
        <w:r w:rsidR="00BB2B8A" w:rsidDel="00B320AD">
          <w:rPr>
            <w:rFonts w:cs="Times New Roman"/>
            <w:color w:val="000000" w:themeColor="text1"/>
          </w:rPr>
          <w:delText xml:space="preserve"> </w:delText>
        </w:r>
      </w:del>
      <w:del w:id="25" w:author="Andy Kleinhesselink" w:date="2019-04-26T14:07:00Z">
        <w:r w:rsidR="00AF68FE" w:rsidRPr="00A6092D" w:rsidDel="00B320AD">
          <w:rPr>
            <w:rFonts w:cs="Times New Roman"/>
            <w:color w:val="000000" w:themeColor="text1"/>
          </w:rPr>
          <w:delText xml:space="preserve">but </w:delText>
        </w:r>
      </w:del>
      <w:ins w:id="26" w:author="Andy Kleinhesselink" w:date="2019-04-26T14:09:00Z">
        <w:r w:rsidR="00B320AD">
          <w:rPr>
            <w:rFonts w:cs="Times New Roman"/>
            <w:color w:val="000000" w:themeColor="text1"/>
          </w:rPr>
          <w:t xml:space="preserve">For the other exotic grass species, bryophytes </w:t>
        </w:r>
      </w:ins>
      <w:del w:id="27" w:author="Andy Kleinhesselink" w:date="2019-04-26T14:06:00Z">
        <w:r w:rsidR="00E64E49" w:rsidDel="00B320AD">
          <w:rPr>
            <w:rFonts w:cs="Times New Roman"/>
            <w:color w:val="000000" w:themeColor="text1"/>
          </w:rPr>
          <w:delText>facilitated</w:delText>
        </w:r>
        <w:r w:rsidR="00371A74" w:rsidDel="00B320AD">
          <w:rPr>
            <w:rFonts w:cs="Times New Roman"/>
            <w:color w:val="000000" w:themeColor="text1"/>
          </w:rPr>
          <w:delText xml:space="preserve"> </w:delText>
        </w:r>
      </w:del>
      <w:ins w:id="28" w:author="Andy Kleinhesselink" w:date="2019-04-26T14:06:00Z">
        <w:r w:rsidR="00B320AD">
          <w:rPr>
            <w:rFonts w:cs="Times New Roman"/>
            <w:color w:val="000000" w:themeColor="text1"/>
          </w:rPr>
          <w:t xml:space="preserve">reduced </w:t>
        </w:r>
      </w:ins>
      <w:ins w:id="29" w:author="Andy Kleinhesselink" w:date="2019-04-26T14:07:00Z">
        <w:r w:rsidR="00B320AD">
          <w:rPr>
            <w:rFonts w:cs="Times New Roman"/>
            <w:color w:val="000000" w:themeColor="text1"/>
          </w:rPr>
          <w:t>survival</w:t>
        </w:r>
      </w:ins>
      <w:ins w:id="30" w:author="Andy Kleinhesselink" w:date="2019-04-26T14:09:00Z">
        <w:r w:rsidR="00B320AD">
          <w:rPr>
            <w:rFonts w:cs="Times New Roman"/>
            <w:color w:val="000000" w:themeColor="text1"/>
          </w:rPr>
          <w:t xml:space="preserve"> at one end of the environmental gradient</w:t>
        </w:r>
      </w:ins>
      <w:ins w:id="31" w:author="Andy Kleinhesselink" w:date="2019-04-26T14:10:00Z">
        <w:r w:rsidR="00B320AD">
          <w:rPr>
            <w:rFonts w:cs="Times New Roman"/>
            <w:color w:val="000000" w:themeColor="text1"/>
          </w:rPr>
          <w:t xml:space="preserve"> and had no effect at the other end</w:t>
        </w:r>
      </w:ins>
      <w:del w:id="32" w:author="Andy Kleinhesselink" w:date="2019-04-26T14:07:00Z">
        <w:r w:rsidR="00371A74" w:rsidDel="00B320AD">
          <w:rPr>
            <w:rFonts w:cs="Times New Roman"/>
            <w:color w:val="000000" w:themeColor="text1"/>
          </w:rPr>
          <w:delText>survival</w:delText>
        </w:r>
        <w:r w:rsidR="00AF68FE" w:rsidRPr="00A6092D" w:rsidDel="00B320AD">
          <w:rPr>
            <w:rFonts w:cs="Times New Roman"/>
            <w:color w:val="000000" w:themeColor="text1"/>
          </w:rPr>
          <w:delText xml:space="preserve"> </w:delText>
        </w:r>
        <w:r w:rsidR="000B76D5" w:rsidDel="00B320AD">
          <w:rPr>
            <w:rFonts w:cs="Times New Roman"/>
            <w:color w:val="000000" w:themeColor="text1"/>
          </w:rPr>
          <w:delText xml:space="preserve">of another grass </w:delText>
        </w:r>
        <w:r w:rsidR="0041422A" w:rsidDel="00B320AD">
          <w:rPr>
            <w:rFonts w:cs="Times New Roman"/>
            <w:color w:val="000000" w:themeColor="text1"/>
          </w:rPr>
          <w:delText xml:space="preserve">in only one </w:delText>
        </w:r>
      </w:del>
      <w:del w:id="33" w:author="Andy Kleinhesselink" w:date="2019-04-26T14:08:00Z">
        <w:r w:rsidR="0041422A" w:rsidDel="00B320AD">
          <w:rPr>
            <w:rFonts w:cs="Times New Roman"/>
            <w:color w:val="000000" w:themeColor="text1"/>
          </w:rPr>
          <w:delText>environment</w:delText>
        </w:r>
      </w:del>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34" w:name="__UnoMark__620_1065309592"/>
      <w:bookmarkStart w:id="35" w:name="__UnoMark__911_1065309592"/>
      <w:bookmarkStart w:id="36" w:name="__UnoMark__796_1226937769"/>
      <w:bookmarkStart w:id="37" w:name="__UnoMark__955_1248546854"/>
      <w:bookmarkStart w:id="38" w:name="__UnoMark__930_1248546854"/>
      <w:bookmarkStart w:id="39" w:name="__UnoMark__877_1248546854"/>
      <w:bookmarkStart w:id="40" w:name="__UnoMark__825_1065309592"/>
      <w:bookmarkStart w:id="41" w:name="__UnoMark__691_1065309592"/>
      <w:bookmarkStart w:id="42" w:name="__UnoMark__966_16483194"/>
      <w:bookmarkStart w:id="43" w:name="__UnoMark__975_1248546854"/>
      <w:bookmarkStart w:id="44" w:name="__UnoMark__897_1248546854"/>
      <w:bookmarkStart w:id="45" w:name="__UnoMark__968_1065309592"/>
      <w:bookmarkStart w:id="46" w:name="__UnoMark__725_1065309592"/>
      <w:bookmarkStart w:id="47" w:name="__UnoMark__649_1065309592"/>
      <w:bookmarkStart w:id="48" w:name="__UnoMark__935_1248546854"/>
      <w:bookmarkStart w:id="49" w:name="__UnoMark__818_16483194"/>
      <w:bookmarkStart w:id="50" w:name="__UnoMark__776_1065309592"/>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51" w:name="__UnoMark__974_1248546854"/>
      <w:bookmarkEnd w:id="51"/>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52" w:name="__UnoMark__917_1248546854"/>
      <w:bookmarkStart w:id="53" w:name="__UnoMark__954_1248546854"/>
      <w:bookmarkEnd w:id="52"/>
      <w:bookmarkEnd w:id="53"/>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54" w:name="__UnoMark__998_1248546854"/>
      <w:bookmarkEnd w:id="54"/>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and average surface wind speeds increase by roughly 500%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proofErr w:type="spellStart"/>
      <w:r w:rsidRPr="00A6092D">
        <w:rPr>
          <w:rFonts w:ascii="Times New Roman" w:hAnsi="Times New Roman"/>
          <w:color w:val="000000" w:themeColor="text1"/>
        </w:rPr>
        <w:t>poisson</w:t>
      </w:r>
      <w:proofErr w:type="spellEnd"/>
      <w:r w:rsidRPr="00A6092D">
        <w:rPr>
          <w:rFonts w:ascii="Times New Roman" w:hAnsi="Times New Roman"/>
          <w:color w:val="000000" w:themeColor="text1"/>
        </w:rPr>
        <w:t xml:space="preserve">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3C8478A"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w:t>
      </w:r>
      <w:del w:id="55" w:author="Andy Kleinhesselink" w:date="2019-04-26T13:39:00Z">
        <w:r w:rsidR="00434801" w:rsidDel="00324B04">
          <w:rPr>
            <w:color w:val="000000" w:themeColor="text1"/>
          </w:rPr>
          <w:delText xml:space="preserve">three </w:delText>
        </w:r>
      </w:del>
      <w:r w:rsidR="00AF68FE" w:rsidRPr="00A6092D">
        <w:rPr>
          <w:color w:val="000000" w:themeColor="text1"/>
        </w:rPr>
        <w:t>treatment</w:t>
      </w:r>
      <w:r>
        <w:rPr>
          <w:color w:val="000000" w:themeColor="text1"/>
        </w:rPr>
        <w:t xml:space="preserve"> means</w:t>
      </w:r>
      <w:del w:id="56" w:author="Andy Kleinhesselink" w:date="2019-04-26T13:39:00Z">
        <w:r w:rsidDel="00324B04">
          <w:rPr>
            <w:color w:val="000000" w:themeColor="text1"/>
          </w:rPr>
          <w:delText xml:space="preserve"> within </w:delText>
        </w:r>
        <w:r w:rsidR="003C080C" w:rsidDel="00324B04">
          <w:rPr>
            <w:color w:val="000000" w:themeColor="text1"/>
          </w:rPr>
          <w:delText>levels of gradient position</w:delText>
        </w:r>
      </w:del>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w:t>
      </w:r>
      <w:del w:id="57" w:author="Andy Kleinhesselink" w:date="2019-04-26T13:11:00Z">
        <w:r w:rsidR="00AF68FE" w:rsidRPr="00A6092D" w:rsidDel="002E5018">
          <w:rPr>
            <w:color w:val="000000" w:themeColor="text1"/>
          </w:rPr>
          <w:delText xml:space="preserve">method </w:delText>
        </w:r>
      </w:del>
      <w:ins w:id="58" w:author="Andy Kleinhesselink" w:date="2019-04-26T13:11:00Z">
        <w:r w:rsidR="002E5018">
          <w:rPr>
            <w:color w:val="000000" w:themeColor="text1"/>
          </w:rPr>
          <w:t>correction</w:t>
        </w:r>
        <w:r w:rsidR="002E5018" w:rsidRPr="00A6092D">
          <w:rPr>
            <w:color w:val="000000" w:themeColor="text1"/>
          </w:rPr>
          <w:t xml:space="preserve"> </w:t>
        </w:r>
      </w:ins>
      <w:r>
        <w:rPr>
          <w:color w:val="000000" w:themeColor="text1"/>
        </w:rPr>
        <w:t>implemented with the</w:t>
      </w:r>
      <w:r w:rsidR="00AF68FE" w:rsidRPr="00A6092D">
        <w:rPr>
          <w:color w:val="000000" w:themeColor="text1"/>
        </w:rPr>
        <w:t xml:space="preserve"> </w:t>
      </w:r>
      <w:r>
        <w:rPr>
          <w:color w:val="000000" w:themeColor="text1"/>
        </w:rPr>
        <w:t>“</w:t>
      </w:r>
      <w:proofErr w:type="spellStart"/>
      <w:r>
        <w:rPr>
          <w:color w:val="000000" w:themeColor="text1"/>
        </w:rPr>
        <w:t>emmeans</w:t>
      </w:r>
      <w:proofErr w:type="spellEnd"/>
      <w:r>
        <w:rPr>
          <w:color w:val="000000" w:themeColor="text1"/>
        </w:rPr>
        <w:t>”</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w:t>
      </w:r>
      <w:del w:id="59" w:author="Andy Kleinhesselink" w:date="2019-04-26T13:59:00Z">
        <w:r w:rsidR="00AD243D" w:rsidDel="002361F9">
          <w:rPr>
            <w:color w:val="000000" w:themeColor="text1"/>
          </w:rPr>
          <w:delText xml:space="preserve">the </w:delText>
        </w:r>
      </w:del>
      <w:ins w:id="60" w:author="Andy Kleinhesselink" w:date="2019-04-26T13:39:00Z">
        <w:r w:rsidR="00324B04">
          <w:rPr>
            <w:color w:val="000000" w:themeColor="text1"/>
          </w:rPr>
          <w:t xml:space="preserve">figures and </w:t>
        </w:r>
      </w:ins>
      <w:r w:rsidR="00AD243D">
        <w:rPr>
          <w:color w:val="000000" w:themeColor="text1"/>
        </w:rPr>
        <w:t>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ins w:id="61" w:author="Andy Kleinhesselink" w:date="2019-03-19T08:59:00Z">
        <w:r w:rsidR="00C92153">
          <w:fldChar w:fldCharType="begin"/>
        </w:r>
        <w:r w:rsidR="00C92153">
          <w:instrText xml:space="preserve"> HYPERLINK "</w:instrText>
        </w:r>
      </w:ins>
      <w:r w:rsidR="00C92153" w:rsidRPr="00C92153">
        <w:rPr>
          <w:rPrChange w:id="62" w:author="Andy Kleinhesselink" w:date="2019-03-19T08:59:00Z">
            <w:rPr>
              <w:rStyle w:val="Hyperlink"/>
            </w:rPr>
          </w:rPrChange>
        </w:rPr>
        <w:instrText>https://github.com/akleinhesselink/moss_analysis/releases/tag/</w:instrText>
      </w:r>
      <w:ins w:id="63" w:author="Andy Kleinhesselink" w:date="2019-03-19T08:58:00Z">
        <w:r w:rsidR="00C92153" w:rsidRPr="00C92153">
          <w:rPr>
            <w:rPrChange w:id="64" w:author="Andy Kleinhesselink" w:date="2019-03-19T08:59:00Z">
              <w:rPr>
                <w:rStyle w:val="Hyperlink"/>
              </w:rPr>
            </w:rPrChange>
          </w:rPr>
          <w:instrText>v2</w:instrText>
        </w:r>
      </w:ins>
      <w:r w:rsidR="00C92153" w:rsidRPr="00C92153">
        <w:rPr>
          <w:rPrChange w:id="65" w:author="Andy Kleinhesselink" w:date="2019-03-19T08:59:00Z">
            <w:rPr>
              <w:rStyle w:val="Hyperlink"/>
            </w:rPr>
          </w:rPrChange>
        </w:rPr>
        <w:instrText>.</w:instrText>
      </w:r>
      <w:ins w:id="66" w:author="Andy Kleinhesselink" w:date="2019-03-19T08:58:00Z">
        <w:r w:rsidR="00C92153" w:rsidRPr="00C92153">
          <w:rPr>
            <w:rPrChange w:id="67" w:author="Andy Kleinhesselink" w:date="2019-03-19T08:59:00Z">
              <w:rPr>
                <w:rStyle w:val="Hyperlink"/>
              </w:rPr>
            </w:rPrChange>
          </w:rPr>
          <w:instrText>0</w:instrText>
        </w:r>
      </w:ins>
      <w:ins w:id="68" w:author="Andy Kleinhesselink" w:date="2019-03-19T08:59:00Z">
        <w:r w:rsidR="00C92153">
          <w:instrText xml:space="preserve">" </w:instrText>
        </w:r>
        <w:r w:rsidR="00C92153">
          <w:fldChar w:fldCharType="separate"/>
        </w:r>
      </w:ins>
      <w:r w:rsidR="00C92153" w:rsidRPr="00FE0E01">
        <w:rPr>
          <w:rStyle w:val="Hyperlink"/>
        </w:rPr>
        <w:t>https://github.com/akleinhesselink/moss_analysis/releases/tag/</w:t>
      </w:r>
      <w:del w:id="69" w:author="Andy Kleinhesselink" w:date="2019-03-19T08:58:00Z">
        <w:r w:rsidR="00C92153" w:rsidRPr="00FE0E01" w:rsidDel="00C92153">
          <w:rPr>
            <w:rStyle w:val="Hyperlink"/>
          </w:rPr>
          <w:delText>v1</w:delText>
        </w:r>
      </w:del>
      <w:ins w:id="70" w:author="Andy Kleinhesselink" w:date="2019-03-19T08:58:00Z">
        <w:r w:rsidR="00C92153" w:rsidRPr="00FE0E01">
          <w:rPr>
            <w:rStyle w:val="Hyperlink"/>
          </w:rPr>
          <w:t>v2</w:t>
        </w:r>
      </w:ins>
      <w:r w:rsidR="00C92153" w:rsidRPr="00FE0E01">
        <w:rPr>
          <w:rStyle w:val="Hyperlink"/>
        </w:rPr>
        <w:t>.</w:t>
      </w:r>
      <w:del w:id="71" w:author="Andy Kleinhesselink" w:date="2019-03-19T08:58:00Z">
        <w:r w:rsidR="00C92153" w:rsidRPr="00FE0E01" w:rsidDel="00C92153">
          <w:rPr>
            <w:rStyle w:val="Hyperlink"/>
          </w:rPr>
          <w:delText>3</w:delText>
        </w:r>
      </w:del>
      <w:ins w:id="72" w:author="Andy Kleinhesselink" w:date="2019-03-19T08:58:00Z">
        <w:r w:rsidR="00C92153" w:rsidRPr="00FE0E01">
          <w:rPr>
            <w:rStyle w:val="Hyperlink"/>
          </w:rPr>
          <w:t>0</w:t>
        </w:r>
      </w:ins>
      <w:ins w:id="73" w:author="Andy Kleinhesselink" w:date="2019-03-19T08:59:00Z">
        <w:r w:rsidR="00C92153">
          <w:fldChar w:fldCharType="end"/>
        </w:r>
      </w:ins>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00C0458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24.8, df = 2, p &lt; 0.01): </w:t>
      </w:r>
      <w:del w:id="74" w:author="Andy Kleinhesselink" w:date="2019-04-17T18:22:00Z">
        <w:r w:rsidR="00E03101" w:rsidDel="00D44664">
          <w:rPr>
            <w:rFonts w:ascii="Times New Roman" w:hAnsi="Times New Roman"/>
            <w:color w:val="000000" w:themeColor="text1"/>
          </w:rPr>
          <w:delText xml:space="preserve">moss </w:delText>
        </w:r>
      </w:del>
      <w:del w:id="75" w:author="Andy Kleinhesselink" w:date="2019-04-17T17:44:00Z">
        <w:r w:rsidR="00E03101" w:rsidDel="006D7ECF">
          <w:rPr>
            <w:rFonts w:ascii="Times New Roman" w:hAnsi="Times New Roman"/>
            <w:color w:val="000000" w:themeColor="text1"/>
          </w:rPr>
          <w:delText xml:space="preserve">significantly </w:delText>
        </w:r>
      </w:del>
      <w:del w:id="76" w:author="Andy Kleinhesselink" w:date="2019-04-17T18:22:00Z">
        <w:r w:rsidR="00E03101" w:rsidDel="00D44664">
          <w:rPr>
            <w:rFonts w:ascii="Times New Roman" w:hAnsi="Times New Roman"/>
            <w:color w:val="000000" w:themeColor="text1"/>
          </w:rPr>
          <w:delText xml:space="preserve">reduced </w:delText>
        </w:r>
      </w:del>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w:t>
      </w:r>
      <w:del w:id="77" w:author="Andy Kleinhesselink" w:date="2019-04-17T18:22:00Z">
        <w:r w:rsidR="00E03101" w:rsidDel="00D44664">
          <w:rPr>
            <w:rFonts w:ascii="Times New Roman" w:hAnsi="Times New Roman"/>
            <w:color w:val="000000" w:themeColor="text1"/>
          </w:rPr>
          <w:delText xml:space="preserve">compared </w:delText>
        </w:r>
        <w:r w:rsidR="00E03101" w:rsidRPr="00534318" w:rsidDel="00D44664">
          <w:rPr>
            <w:rFonts w:ascii="Times New Roman" w:hAnsi="Times New Roman"/>
            <w:color w:val="000000" w:themeColor="text1"/>
          </w:rPr>
          <w:delText>to</w:delText>
        </w:r>
        <w:r w:rsidRPr="00534318" w:rsidDel="00D44664">
          <w:rPr>
            <w:rFonts w:ascii="Times New Roman" w:hAnsi="Times New Roman"/>
            <w:color w:val="000000" w:themeColor="text1"/>
          </w:rPr>
          <w:delText xml:space="preserve"> </w:delText>
        </w:r>
      </w:del>
      <w:ins w:id="78" w:author="Andy Kleinhesselink" w:date="2019-04-17T18:22:00Z">
        <w:r w:rsidR="00D44664">
          <w:rPr>
            <w:rFonts w:ascii="Times New Roman" w:hAnsi="Times New Roman"/>
            <w:color w:val="000000" w:themeColor="text1"/>
          </w:rPr>
          <w:t xml:space="preserve">was greater in </w:t>
        </w:r>
      </w:ins>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ins w:id="79" w:author="Andy Kleinhesselink" w:date="2019-04-17T18:22:00Z">
        <w:r w:rsidR="00D44664">
          <w:rPr>
            <w:rFonts w:ascii="Times New Roman" w:hAnsi="Times New Roman"/>
            <w:color w:val="000000" w:themeColor="text1"/>
          </w:rPr>
          <w:t xml:space="preserve">than in moss covered patches </w:t>
        </w:r>
      </w:ins>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w:t>
      </w:r>
      <w:del w:id="80" w:author="Andy Kleinhesselink" w:date="2019-04-17T18:22:00Z">
        <w:r w:rsidR="00E03101" w:rsidDel="00D44664">
          <w:rPr>
            <w:rFonts w:ascii="Times New Roman" w:hAnsi="Times New Roman"/>
            <w:color w:val="000000" w:themeColor="text1"/>
          </w:rPr>
          <w:delText xml:space="preserve">effect </w:delText>
        </w:r>
      </w:del>
      <w:ins w:id="81" w:author="Andy Kleinhesselink" w:date="2019-04-17T18:22:00Z">
        <w:r w:rsidR="00D44664">
          <w:rPr>
            <w:rFonts w:ascii="Times New Roman" w:hAnsi="Times New Roman"/>
            <w:color w:val="000000" w:themeColor="text1"/>
          </w:rPr>
          <w:t xml:space="preserve">difference </w:t>
        </w:r>
      </w:ins>
      <w:r w:rsidR="00E03101">
        <w:rPr>
          <w:rFonts w:ascii="Times New Roman" w:hAnsi="Times New Roman"/>
          <w:color w:val="000000" w:themeColor="text1"/>
        </w:rPr>
        <w:t xml:space="preserve">disappeared </w:t>
      </w:r>
      <w:r w:rsidR="00006AF3">
        <w:rPr>
          <w:rFonts w:ascii="Times New Roman" w:hAnsi="Times New Roman"/>
          <w:color w:val="000000" w:themeColor="text1"/>
        </w:rPr>
        <w:t xml:space="preserve">in the more 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3a).</w:t>
      </w:r>
      <w:del w:id="82" w:author="Andy Kleinhesselink" w:date="2019-04-26T13:43:00Z">
        <w:r w:rsidRPr="00A6092D" w:rsidDel="00324B04">
          <w:rPr>
            <w:rFonts w:ascii="Times New Roman" w:hAnsi="Times New Roman"/>
            <w:color w:val="000000" w:themeColor="text1"/>
          </w:rPr>
          <w:delText xml:space="preserve"> </w:delText>
        </w:r>
        <w:r w:rsidR="00D9441B" w:rsidDel="00324B04">
          <w:rPr>
            <w:rFonts w:ascii="Times New Roman" w:hAnsi="Times New Roman"/>
            <w:color w:val="000000" w:themeColor="text1"/>
          </w:rPr>
          <w:delText xml:space="preserve">In contrast, survival in moss covered patches was </w:delText>
        </w:r>
      </w:del>
      <w:del w:id="83" w:author="Andy Kleinhesselink" w:date="2019-04-26T13:41:00Z">
        <w:r w:rsidR="00D9441B" w:rsidDel="00324B04">
          <w:rPr>
            <w:rFonts w:ascii="Times New Roman" w:hAnsi="Times New Roman"/>
            <w:color w:val="000000" w:themeColor="text1"/>
          </w:rPr>
          <w:delText xml:space="preserve">significantly </w:delText>
        </w:r>
      </w:del>
      <w:del w:id="84" w:author="Andy Kleinhesselink" w:date="2019-04-26T13:43:00Z">
        <w:r w:rsidR="00D9441B" w:rsidDel="00324B04">
          <w:rPr>
            <w:rFonts w:ascii="Times New Roman" w:hAnsi="Times New Roman"/>
            <w:color w:val="000000" w:themeColor="text1"/>
          </w:rPr>
          <w:delText xml:space="preserve">greater than survival in moss removed patches </w:delText>
        </w:r>
        <w:r w:rsidR="00006AF3" w:rsidDel="00324B04">
          <w:rPr>
            <w:rFonts w:ascii="Times New Roman" w:hAnsi="Times New Roman"/>
            <w:color w:val="000000" w:themeColor="text1"/>
          </w:rPr>
          <w:delText xml:space="preserve">on the NW end of the gradient </w:delText>
        </w:r>
        <w:r w:rsidR="00D9441B" w:rsidDel="00324B04">
          <w:rPr>
            <w:rFonts w:ascii="Times New Roman" w:hAnsi="Times New Roman"/>
            <w:color w:val="000000" w:themeColor="text1"/>
          </w:rPr>
          <w:delText xml:space="preserve">but not at </w:delText>
        </w:r>
        <w:r w:rsidR="00006AF3" w:rsidDel="00324B04">
          <w:rPr>
            <w:rFonts w:ascii="Times New Roman" w:hAnsi="Times New Roman"/>
            <w:color w:val="000000" w:themeColor="text1"/>
          </w:rPr>
          <w:delText>the SE end of the gradient</w:delText>
        </w:r>
        <w:r w:rsidR="00D9441B" w:rsidDel="00324B04">
          <w:rPr>
            <w:rFonts w:ascii="Times New Roman" w:hAnsi="Times New Roman"/>
            <w:color w:val="000000" w:themeColor="text1"/>
          </w:rPr>
          <w:delText>.</w:delText>
        </w:r>
      </w:del>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xml:space="preserve">, </w:t>
      </w:r>
      <w:del w:id="85" w:author="Andy Kleinhesselink" w:date="2019-04-26T14:11:00Z">
        <w:r w:rsidR="005B1453" w:rsidDel="00B320AD">
          <w:rPr>
            <w:rFonts w:ascii="Times New Roman" w:hAnsi="Times New Roman"/>
            <w:color w:val="000000" w:themeColor="text1"/>
          </w:rPr>
          <w:delText xml:space="preserve">but </w:delText>
        </w:r>
      </w:del>
      <w:ins w:id="86" w:author="Andy Kleinhesselink" w:date="2019-04-26T14:11:00Z">
        <w:r w:rsidR="00B320AD">
          <w:rPr>
            <w:rFonts w:ascii="Times New Roman" w:hAnsi="Times New Roman"/>
            <w:color w:val="000000" w:themeColor="text1"/>
          </w:rPr>
          <w:t>however</w:t>
        </w:r>
        <w:r w:rsidR="00B320AD">
          <w:rPr>
            <w:rFonts w:ascii="Times New Roman" w:hAnsi="Times New Roman"/>
            <w:color w:val="000000" w:themeColor="text1"/>
          </w:rPr>
          <w:t xml:space="preserve"> </w:t>
        </w:r>
      </w:ins>
      <w:r w:rsidR="005B1453">
        <w:rPr>
          <w:rFonts w:ascii="Times New Roman" w:hAnsi="Times New Roman"/>
          <w:color w:val="000000" w:themeColor="text1"/>
        </w:rPr>
        <w:t xml:space="preserve">this effect was </w:t>
      </w:r>
      <w:del w:id="87" w:author="Andy Kleinhesselink" w:date="2019-04-26T14:11:00Z">
        <w:r w:rsidR="005B1453" w:rsidDel="00B320AD">
          <w:rPr>
            <w:rFonts w:ascii="Times New Roman" w:hAnsi="Times New Roman"/>
            <w:color w:val="000000" w:themeColor="text1"/>
          </w:rPr>
          <w:delText xml:space="preserve">specifically </w:delText>
        </w:r>
      </w:del>
      <w:r w:rsidR="005B1453">
        <w:rPr>
          <w:rFonts w:ascii="Times New Roman" w:hAnsi="Times New Roman"/>
          <w:color w:val="000000" w:themeColor="text1"/>
        </w:rPr>
        <w:t>due to biomass being higher in bare sand patches than in patches with moss removed</w:t>
      </w:r>
      <w:ins w:id="88" w:author="Andy Kleinhesselink" w:date="2019-04-17T16:24:00Z">
        <w:r w:rsidR="003A318E">
          <w:rPr>
            <w:rFonts w:ascii="Times New Roman" w:hAnsi="Times New Roman"/>
            <w:color w:val="000000" w:themeColor="text1"/>
          </w:rPr>
          <w:t xml:space="preserve"> (</w:t>
        </w:r>
      </w:ins>
      <w:ins w:id="89" w:author="Andy Kleinhesselink" w:date="2019-04-26T08:51:00Z">
        <w:r w:rsidR="001A6A7C">
          <w:rPr>
            <w:rFonts w:ascii="Times New Roman" w:hAnsi="Times New Roman"/>
            <w:color w:val="000000" w:themeColor="text1"/>
          </w:rPr>
          <w:t>Fig. 3</w:t>
        </w:r>
      </w:ins>
      <w:ins w:id="90" w:author="Andy Kleinhesselink" w:date="2019-04-26T13:43:00Z">
        <w:r w:rsidR="00FB1C5C">
          <w:rPr>
            <w:rFonts w:ascii="Times New Roman" w:hAnsi="Times New Roman"/>
            <w:color w:val="000000" w:themeColor="text1"/>
          </w:rPr>
          <w:t>c</w:t>
        </w:r>
      </w:ins>
      <w:ins w:id="91" w:author="Andy Kleinhesselink" w:date="2019-04-17T16:24:00Z">
        <w:r w:rsidR="003A318E">
          <w:rPr>
            <w:rFonts w:ascii="Times New Roman" w:hAnsi="Times New Roman"/>
            <w:color w:val="000000" w:themeColor="text1"/>
          </w:rPr>
          <w:t>)</w:t>
        </w:r>
      </w:ins>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7AE19631" w:rsidR="006F26CF" w:rsidRPr="00A6092D" w:rsidRDefault="00E03101" w:rsidP="0008266A">
      <w:pPr>
        <w:spacing w:after="0"/>
        <w:rPr>
          <w:color w:val="000000" w:themeColor="text1"/>
        </w:rPr>
      </w:pPr>
      <w:r>
        <w:rPr>
          <w:rFonts w:cs="Times New Roman"/>
          <w:color w:val="000000" w:themeColor="text1"/>
        </w:rPr>
        <w:lastRenderedPageBreak/>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ins w:id="92" w:author="Andy Kleinhesselink" w:date="2019-04-26T08:51:00Z">
        <w:r w:rsidR="001A6A7C">
          <w:rPr>
            <w:rFonts w:cs="Times New Roman"/>
            <w:color w:val="000000" w:themeColor="text1"/>
          </w:rPr>
          <w:t>)</w:t>
        </w:r>
      </w:ins>
      <w:del w:id="93" w:author="Andy Kleinhesselink" w:date="2019-04-26T08:51:00Z">
        <w:r w:rsidRPr="00A6092D" w:rsidDel="001A6A7C">
          <w:rPr>
            <w:rFonts w:cs="Times New Roman"/>
            <w:color w:val="000000" w:themeColor="text1"/>
          </w:rPr>
          <w:delText>)</w:delText>
        </w:r>
      </w:del>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94" w:author="Andy Kleinhesselink" w:date="2019-04-17T17:46:00Z">
        <w:r w:rsidR="00AF68FE" w:rsidRPr="00A6092D" w:rsidDel="005617DF">
          <w:rPr>
            <w:rFonts w:cs="Times New Roman"/>
            <w:color w:val="000000" w:themeColor="text1"/>
          </w:rPr>
          <w:delText>)</w:delText>
        </w:r>
      </w:del>
      <w:ins w:id="95" w:author="Andy Kleinhesselink" w:date="2019-04-17T17:46:00Z">
        <w:r w:rsidR="005617DF">
          <w:rPr>
            <w:rFonts w:cs="Times New Roman"/>
            <w:color w:val="000000" w:themeColor="text1"/>
          </w:rPr>
          <w:t>)</w:t>
        </w:r>
      </w:ins>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 xml:space="preserve">was not significantly affected by moss </w:t>
      </w:r>
      <w:del w:id="96" w:author="Andy Kleinhesselink" w:date="2019-04-17T17:46:00Z">
        <w:r w:rsidR="00AD243D" w:rsidDel="005617DF">
          <w:rPr>
            <w:color w:val="000000" w:themeColor="text1"/>
          </w:rPr>
          <w:delText xml:space="preserve">cover </w:delText>
        </w:r>
      </w:del>
      <w:ins w:id="97" w:author="Andy Kleinhesselink" w:date="2019-04-17T17:46:00Z">
        <w:r w:rsidR="005617DF">
          <w:rPr>
            <w:color w:val="000000" w:themeColor="text1"/>
          </w:rPr>
          <w:t xml:space="preserve"> </w:t>
        </w:r>
      </w:ins>
      <w:r w:rsidR="00AD243D">
        <w:rPr>
          <w:color w:val="000000" w:themeColor="text1"/>
        </w:rPr>
        <w:t>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98"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98"/>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w:t>
      </w:r>
      <w:ins w:id="99" w:author="Andy Kleinhesselink" w:date="2019-04-26T13:47:00Z">
        <w:r w:rsidR="00FB1C5C">
          <w:rPr>
            <w:rFonts w:cs="Times New Roman"/>
            <w:color w:val="000000" w:themeColor="text1"/>
          </w:rPr>
          <w:t xml:space="preserve"> treatment</w:t>
        </w:r>
      </w:ins>
      <w:r w:rsidR="00AF68FE" w:rsidRPr="00A6092D">
        <w:rPr>
          <w:rFonts w:cs="Times New Roman"/>
          <w:color w:val="000000" w:themeColor="text1"/>
        </w:rPr>
        <w:t xml:space="preserve">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61ACEB5B"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del w:id="100" w:author="Andy Kleinhesselink" w:date="2019-04-26T13:48:00Z">
        <w:r w:rsidR="004C473B" w:rsidDel="00FB1C5C">
          <w:rPr>
            <w:rFonts w:cs="Times New Roman"/>
            <w:color w:val="000000" w:themeColor="text1"/>
          </w:rPr>
          <w:delText xml:space="preserve">only </w:delText>
        </w:r>
      </w:del>
      <w:r w:rsidR="004C473B">
        <w:rPr>
          <w:rFonts w:cs="Times New Roman"/>
          <w:color w:val="000000" w:themeColor="text1"/>
        </w:rPr>
        <w:t xml:space="preserve">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w:t>
      </w:r>
      <w:del w:id="101" w:author="Andy Kleinhesselink" w:date="2019-04-26T13:48:00Z">
        <w:r w:rsidR="001F39B8" w:rsidDel="00FB1C5C">
          <w:rPr>
            <w:rFonts w:cs="Times New Roman"/>
            <w:color w:val="000000" w:themeColor="text1"/>
          </w:rPr>
          <w:delText xml:space="preserve">clearly </w:delText>
        </w:r>
      </w:del>
      <w:r w:rsidR="001F39B8">
        <w:rPr>
          <w:rFonts w:cs="Times New Roman"/>
          <w:color w:val="000000" w:themeColor="text1"/>
        </w:rPr>
        <w:t xml:space="preserve">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102" w:author="Andy Kleinhesselink" w:date="2019-04-17T17:47:00Z">
        <w:r w:rsidR="005617DF">
          <w:rPr>
            <w:rFonts w:cs="Times New Roman"/>
            <w:color w:val="000000" w:themeColor="text1"/>
          </w:rPr>
          <w:t xml:space="preserve"> compared to both bare sand treatment</w:t>
        </w:r>
      </w:ins>
      <w:del w:id="103" w:author="Andy Kleinhesselink" w:date="2019-04-17T17:48:00Z">
        <w:r w:rsidRPr="00A6092D" w:rsidDel="005617DF">
          <w:rPr>
            <w:rFonts w:cs="Times New Roman"/>
            <w:color w:val="000000" w:themeColor="text1"/>
          </w:rPr>
          <w:delText xml:space="preserve">, </w:delText>
        </w:r>
      </w:del>
      <w:ins w:id="104" w:author="Andy Kleinhesselink" w:date="2019-04-17T17:48:00Z">
        <w:r w:rsidR="005617DF">
          <w:rPr>
            <w:rFonts w:cs="Times New Roman"/>
            <w:color w:val="000000" w:themeColor="text1"/>
          </w:rPr>
          <w:t xml:space="preserve"> (</w:t>
        </w:r>
      </w:ins>
      <w:ins w:id="105" w:author="Andy Kleinhesselink" w:date="2019-04-26T08:50:00Z">
        <w:r w:rsidR="001A6A7C">
          <w:rPr>
            <w:rFonts w:cs="Times New Roman"/>
            <w:color w:val="000000" w:themeColor="text1"/>
          </w:rPr>
          <w:t>Figure</w:t>
        </w:r>
      </w:ins>
      <w:ins w:id="106" w:author="Andy Kleinhesselink" w:date="2019-04-17T17:48:00Z">
        <w:r w:rsidR="005617DF">
          <w:rPr>
            <w:rFonts w:cs="Times New Roman"/>
            <w:color w:val="000000" w:themeColor="text1"/>
          </w:rPr>
          <w:t xml:space="preserve"> </w:t>
        </w:r>
      </w:ins>
      <w:ins w:id="107" w:author="Andy Kleinhesselink" w:date="2019-04-26T08:50:00Z">
        <w:r w:rsidR="001A6A7C">
          <w:rPr>
            <w:rFonts w:cs="Times New Roman"/>
            <w:color w:val="000000" w:themeColor="text1"/>
          </w:rPr>
          <w:t>3</w:t>
        </w:r>
      </w:ins>
      <w:ins w:id="108" w:author="Andy Kleinhesselink" w:date="2019-04-26T14:13:00Z">
        <w:r w:rsidR="00E50ACF">
          <w:rPr>
            <w:rFonts w:cs="Times New Roman"/>
            <w:color w:val="000000" w:themeColor="text1"/>
          </w:rPr>
          <w:t>a</w:t>
        </w:r>
      </w:ins>
      <w:ins w:id="109" w:author="Andy Kleinhesselink" w:date="2019-04-17T17:48:00Z">
        <w:r w:rsidR="005617DF">
          <w:rPr>
            <w:rFonts w:cs="Times New Roman"/>
            <w:color w:val="000000" w:themeColor="text1"/>
          </w:rPr>
          <w:t>).  In contrast, in the more</w:t>
        </w:r>
        <w:r w:rsidR="005617DF" w:rsidRPr="00A6092D">
          <w:rPr>
            <w:rFonts w:cs="Times New Roman"/>
            <w:color w:val="000000" w:themeColor="text1"/>
          </w:rPr>
          <w:t xml:space="preserve"> </w:t>
        </w:r>
      </w:ins>
      <w:del w:id="110" w:author="Andy Kleinhesselink" w:date="2019-04-17T17:48:00Z">
        <w:r w:rsidRPr="00A6092D" w:rsidDel="005617DF">
          <w:rPr>
            <w:rFonts w:cs="Times New Roman"/>
            <w:color w:val="000000" w:themeColor="text1"/>
          </w:rPr>
          <w:delText xml:space="preserve">whereas in the </w:delText>
        </w:r>
        <w:r w:rsidR="00006AF3" w:rsidDel="005617DF">
          <w:rPr>
            <w:rFonts w:cs="Times New Roman"/>
            <w:color w:val="000000" w:themeColor="text1"/>
          </w:rPr>
          <w:delText xml:space="preserve">more </w:delText>
        </w:r>
      </w:del>
      <w:r w:rsidR="00006AF3">
        <w:rPr>
          <w:rFonts w:cs="Times New Roman"/>
          <w:color w:val="000000" w:themeColor="text1"/>
        </w:rPr>
        <w:t xml:space="preserve">exposed NW end of the </w:t>
      </w:r>
      <w:r w:rsidRPr="00A6092D">
        <w:rPr>
          <w:rFonts w:cs="Times New Roman"/>
          <w:color w:val="000000" w:themeColor="text1"/>
        </w:rPr>
        <w:t>environment</w:t>
      </w:r>
      <w:r w:rsidR="00006AF3">
        <w:rPr>
          <w:rFonts w:cs="Times New Roman"/>
          <w:color w:val="000000" w:themeColor="text1"/>
        </w:rPr>
        <w:t>al gradient</w:t>
      </w:r>
      <w:ins w:id="111" w:author="Andy Kleinhesselink" w:date="2019-04-17T17:48:00Z">
        <w:r w:rsidR="005617DF">
          <w:rPr>
            <w:rFonts w:cs="Times New Roman"/>
            <w:color w:val="000000" w:themeColor="text1"/>
          </w:rPr>
          <w:t xml:space="preserve"> </w:t>
        </w:r>
      </w:ins>
      <w:del w:id="112" w:author="Andy Kleinhesselink" w:date="2019-04-17T17:48:00Z">
        <w:r w:rsidR="001F39B8" w:rsidDel="005617DF">
          <w:rPr>
            <w:rFonts w:cs="Times New Roman"/>
            <w:color w:val="000000" w:themeColor="text1"/>
          </w:rPr>
          <w:delText xml:space="preserve"> moss </w:delText>
        </w:r>
        <w:r w:rsidR="004B3C52" w:rsidDel="005617DF">
          <w:rPr>
            <w:rFonts w:cs="Times New Roman"/>
            <w:color w:val="000000" w:themeColor="text1"/>
          </w:rPr>
          <w:delText>facilitated</w:delText>
        </w:r>
        <w:r w:rsidR="004B3C52" w:rsidRPr="00A6092D" w:rsidDel="005617DF">
          <w:rPr>
            <w:rFonts w:cs="Times New Roman"/>
            <w:color w:val="000000" w:themeColor="text1"/>
          </w:rPr>
          <w:delText xml:space="preserve"> </w:delText>
        </w:r>
      </w:del>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113" w:author="Andy Kleinhesselink" w:date="2019-04-17T17:48:00Z">
        <w:r w:rsidR="005617DF">
          <w:rPr>
            <w:rFonts w:cs="Times New Roman"/>
            <w:color w:val="000000" w:themeColor="text1"/>
          </w:rPr>
          <w:t xml:space="preserve"> was greater</w:t>
        </w:r>
      </w:ins>
      <w:ins w:id="114" w:author="Andy Kleinhesselink" w:date="2019-04-26T14:12:00Z">
        <w:r w:rsidR="00E50ACF">
          <w:rPr>
            <w:rFonts w:cs="Times New Roman"/>
            <w:color w:val="000000" w:themeColor="text1"/>
          </w:rPr>
          <w:t xml:space="preserve"> (but not significantly</w:t>
        </w:r>
      </w:ins>
      <w:ins w:id="115" w:author="Andy Kleinhesselink" w:date="2019-04-26T14:13:00Z">
        <w:r w:rsidR="00E50ACF">
          <w:rPr>
            <w:rFonts w:cs="Times New Roman"/>
            <w:color w:val="000000" w:themeColor="text1"/>
          </w:rPr>
          <w:t xml:space="preserve"> so)</w:t>
        </w:r>
      </w:ins>
      <w:ins w:id="116" w:author="Andy Kleinhesselink" w:date="2019-04-17T17:48:00Z">
        <w:r w:rsidR="005617DF">
          <w:rPr>
            <w:rFonts w:cs="Times New Roman"/>
            <w:color w:val="000000" w:themeColor="text1"/>
          </w:rPr>
          <w:t xml:space="preserve"> in moss</w:t>
        </w:r>
      </w:ins>
      <w:ins w:id="117" w:author="Andy Kleinhesselink" w:date="2019-04-17T17:47:00Z">
        <w:r w:rsidR="005617DF">
          <w:rPr>
            <w:rFonts w:cs="Times New Roman"/>
            <w:color w:val="000000" w:themeColor="text1"/>
          </w:rPr>
          <w:t xml:space="preserve"> patches</w:t>
        </w:r>
      </w:ins>
      <w:r w:rsidR="001F39B8">
        <w:rPr>
          <w:rFonts w:cs="Times New Roman"/>
          <w:color w:val="000000" w:themeColor="text1"/>
        </w:rPr>
        <w:t xml:space="preserve"> </w:t>
      </w:r>
      <w:ins w:id="118" w:author="Andy Kleinhesselink" w:date="2019-04-17T17:50:00Z">
        <w:r w:rsidR="005617DF">
          <w:rPr>
            <w:rFonts w:cs="Times New Roman"/>
            <w:color w:val="000000" w:themeColor="text1"/>
          </w:rPr>
          <w:t xml:space="preserve">than in the </w:t>
        </w:r>
      </w:ins>
      <w:ins w:id="119" w:author="Andy Kleinhesselink" w:date="2019-04-17T17:51:00Z">
        <w:r w:rsidR="005617DF">
          <w:rPr>
            <w:rFonts w:cs="Times New Roman"/>
            <w:color w:val="000000" w:themeColor="text1"/>
          </w:rPr>
          <w:t>moss removed or the bare sand patches</w:t>
        </w:r>
      </w:ins>
      <w:del w:id="120" w:author="Andy Kleinhesselink" w:date="2019-04-26T13:50:00Z">
        <w:r w:rsidRPr="00A6092D" w:rsidDel="00FB1C5C">
          <w:rPr>
            <w:rFonts w:cs="Times New Roman"/>
            <w:color w:val="000000" w:themeColor="text1"/>
          </w:rPr>
          <w:delText>(</w:delText>
        </w:r>
      </w:del>
      <w:del w:id="121" w:author="Andy Kleinhesselink" w:date="2019-04-26T14:13:00Z">
        <w:r w:rsidR="00A23B6A" w:rsidDel="00E50ACF">
          <w:rPr>
            <w:rFonts w:cs="Times New Roman"/>
            <w:color w:val="000000" w:themeColor="text1"/>
          </w:rPr>
          <w:delText xml:space="preserve">Fig. </w:delText>
        </w:r>
        <w:r w:rsidRPr="00A6092D" w:rsidDel="00E50ACF">
          <w:rPr>
            <w:rFonts w:cs="Times New Roman"/>
            <w:color w:val="000000" w:themeColor="text1"/>
          </w:rPr>
          <w:delText>3a)</w:delText>
        </w:r>
      </w:del>
      <w:r w:rsidRPr="00A6092D">
        <w:rPr>
          <w:rFonts w:cs="Times New Roman"/>
          <w:color w:val="000000" w:themeColor="text1"/>
        </w:rPr>
        <w:t xml:space="preserve">. This suggests that moss patches </w:t>
      </w:r>
      <w:ins w:id="122" w:author="Andy Kleinhesselink" w:date="2019-04-17T17:51:00Z">
        <w:r w:rsidR="005617DF">
          <w:rPr>
            <w:rFonts w:cs="Times New Roman"/>
            <w:color w:val="000000" w:themeColor="text1"/>
          </w:rPr>
          <w:t xml:space="preserve">may </w:t>
        </w:r>
      </w:ins>
      <w:ins w:id="123" w:author="Andy Kleinhesselink" w:date="2019-04-26T13:50:00Z">
        <w:r w:rsidR="00FB1C5C">
          <w:rPr>
            <w:rFonts w:cs="Times New Roman"/>
            <w:color w:val="000000" w:themeColor="text1"/>
          </w:rPr>
          <w:lastRenderedPageBreak/>
          <w:t>benefit</w:t>
        </w:r>
      </w:ins>
      <w:del w:id="124" w:author="Andy Kleinhesselink" w:date="2019-04-17T17:51:00Z">
        <w:r w:rsidRPr="00A6092D" w:rsidDel="005617DF">
          <w:rPr>
            <w:rFonts w:cs="Times New Roman"/>
            <w:color w:val="000000" w:themeColor="text1"/>
          </w:rPr>
          <w:delText>are</w:delText>
        </w:r>
      </w:del>
      <w:r w:rsidRPr="00A6092D">
        <w:rPr>
          <w:rFonts w:cs="Times New Roman"/>
          <w:color w:val="000000" w:themeColor="text1"/>
        </w:rPr>
        <w:t xml:space="preserve"> </w:t>
      </w:r>
      <w:del w:id="125" w:author="Andy Kleinhesselink" w:date="2019-04-17T17:51:00Z">
        <w:r w:rsidRPr="00A6092D" w:rsidDel="005617DF">
          <w:rPr>
            <w:rFonts w:cs="Times New Roman"/>
            <w:color w:val="000000" w:themeColor="text1"/>
          </w:rPr>
          <w:delText xml:space="preserve">an important microhabitat for </w:delText>
        </w:r>
      </w:del>
      <w:r w:rsidRPr="00A6092D">
        <w:rPr>
          <w:rFonts w:cs="Times New Roman"/>
          <w:i/>
          <w:color w:val="000000" w:themeColor="text1"/>
        </w:rPr>
        <w:t>Bromus</w:t>
      </w:r>
      <w:r w:rsidRPr="00A6092D">
        <w:rPr>
          <w:rFonts w:cs="Times New Roman"/>
          <w:color w:val="000000" w:themeColor="text1"/>
        </w:rPr>
        <w:t xml:space="preserve"> </w:t>
      </w:r>
      <w:ins w:id="126" w:author="Andy Kleinhesselink" w:date="2019-04-17T17:51:00Z">
        <w:r w:rsidR="005617DF">
          <w:rPr>
            <w:rFonts w:cs="Times New Roman"/>
            <w:color w:val="000000" w:themeColor="text1"/>
          </w:rPr>
          <w:t xml:space="preserve">survival </w:t>
        </w:r>
      </w:ins>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w:t>
      </w:r>
      <w:del w:id="127" w:author="Andy Kleinhesselink" w:date="2019-04-17T17:51:00Z">
        <w:r w:rsidR="00E20079" w:rsidDel="005617DF">
          <w:rPr>
            <w:rFonts w:cs="Times New Roman"/>
            <w:color w:val="000000" w:themeColor="text1"/>
          </w:rPr>
          <w:delText xml:space="preserve">moss may play both </w:delText>
        </w:r>
      </w:del>
      <w:ins w:id="128" w:author="Andy Kleinhesselink" w:date="2019-04-17T17:51:00Z">
        <w:r w:rsidR="005617DF">
          <w:rPr>
            <w:rFonts w:cs="Times New Roman"/>
            <w:color w:val="000000" w:themeColor="text1"/>
          </w:rPr>
          <w:t>the e</w:t>
        </w:r>
      </w:ins>
      <w:ins w:id="129" w:author="Andy Kleinhesselink" w:date="2019-04-17T17:52:00Z">
        <w:r w:rsidR="005617DF">
          <w:rPr>
            <w:rFonts w:cs="Times New Roman"/>
            <w:color w:val="000000" w:themeColor="text1"/>
          </w:rPr>
          <w:t>ffects of moss patches on</w:t>
        </w:r>
      </w:ins>
      <w:del w:id="130" w:author="Andy Kleinhesselink" w:date="2019-04-17T17:51:00Z">
        <w:r w:rsidR="00E20079" w:rsidDel="005617DF">
          <w:rPr>
            <w:rFonts w:cs="Times New Roman"/>
            <w:color w:val="000000" w:themeColor="text1"/>
          </w:rPr>
          <w:delText>a</w:delText>
        </w:r>
      </w:del>
      <w:del w:id="131" w:author="Andy Kleinhesselink" w:date="2019-04-17T17:52:00Z">
        <w:r w:rsidR="00E20079" w:rsidDel="005617DF">
          <w:rPr>
            <w:rFonts w:cs="Times New Roman"/>
            <w:color w:val="000000" w:themeColor="text1"/>
          </w:rPr>
          <w:delText xml:space="preserve"> facilitative and an inhibitory role in</w:delText>
        </w:r>
      </w:del>
      <w:r w:rsidR="00E20079">
        <w:rPr>
          <w:rFonts w:cs="Times New Roman"/>
          <w:color w:val="000000" w:themeColor="text1"/>
        </w:rPr>
        <w:t xml:space="preserve"> exotic species invasion </w:t>
      </w:r>
      <w:del w:id="132" w:author="Andy Kleinhesselink" w:date="2019-04-17T17:52:00Z">
        <w:r w:rsidR="00E20079" w:rsidDel="005617DF">
          <w:rPr>
            <w:rFonts w:cs="Times New Roman"/>
            <w:color w:val="000000" w:themeColor="text1"/>
          </w:rPr>
          <w:delText xml:space="preserve">across the </w:delText>
        </w:r>
      </w:del>
      <w:ins w:id="133" w:author="Andy Kleinhesselink" w:date="2019-04-17T17:52:00Z">
        <w:r w:rsidR="005617DF">
          <w:rPr>
            <w:rFonts w:cs="Times New Roman"/>
            <w:color w:val="000000" w:themeColor="text1"/>
          </w:rPr>
          <w:t xml:space="preserve">may change across the </w:t>
        </w:r>
      </w:ins>
      <w:r w:rsidR="00E20079">
        <w:rPr>
          <w:rFonts w:cs="Times New Roman"/>
          <w:color w:val="000000" w:themeColor="text1"/>
        </w:rPr>
        <w:t xml:space="preserve">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w:t>
      </w:r>
      <w:del w:id="134" w:author="Andy Kleinhesselink" w:date="2019-04-26T13:51:00Z">
        <w:r w:rsidR="007675AE" w:rsidDel="00FB1C5C">
          <w:rPr>
            <w:rFonts w:cs="Times New Roman"/>
            <w:color w:val="000000" w:themeColor="text1"/>
          </w:rPr>
          <w:delText xml:space="preserve">the </w:delText>
        </w:r>
        <w:r w:rsidRPr="00A6092D" w:rsidDel="00FB1C5C">
          <w:rPr>
            <w:rFonts w:cs="Times New Roman"/>
            <w:color w:val="000000" w:themeColor="text1"/>
          </w:rPr>
          <w:delText xml:space="preserve">other exotic grass in this study, </w:delText>
        </w:r>
      </w:del>
      <w:r w:rsidRPr="00A6092D">
        <w:rPr>
          <w:rFonts w:cs="Times New Roman"/>
          <w:i/>
          <w:color w:val="000000" w:themeColor="text1"/>
        </w:rPr>
        <w:t>Vulpia</w:t>
      </w:r>
      <w:del w:id="135" w:author="Andy Kleinhesselink" w:date="2019-04-26T13:51:00Z">
        <w:r w:rsidRPr="00A6092D" w:rsidDel="00FB1C5C">
          <w:rPr>
            <w:rFonts w:cs="Times New Roman"/>
            <w:color w:val="000000" w:themeColor="text1"/>
          </w:rPr>
          <w:delText>,</w:delText>
        </w:r>
      </w:del>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5B8F9400"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ins w:id="136" w:author="Andy Kleinhesselink" w:date="2019-04-17T17:54:00Z">
        <w:r w:rsidR="005617DF">
          <w:rPr>
            <w:color w:val="000000" w:themeColor="text1"/>
          </w:rPr>
          <w:t>survival on the NW</w:t>
        </w:r>
      </w:ins>
      <w:del w:id="137" w:author="Andy Kleinhesselink" w:date="2019-04-17T17:53:00Z">
        <w:r w:rsidR="007675AE" w:rsidDel="005617DF">
          <w:rPr>
            <w:color w:val="000000" w:themeColor="text1"/>
          </w:rPr>
          <w:delText>only at one end of the gradient</w:delText>
        </w:r>
      </w:del>
      <w:ins w:id="138" w:author="Andy Kleinhesselink" w:date="2019-04-17T17:54:00Z">
        <w:r w:rsidR="005617DF">
          <w:rPr>
            <w:color w:val="000000" w:themeColor="text1"/>
          </w:rPr>
          <w:t xml:space="preserve"> end of the gradient</w:t>
        </w:r>
      </w:ins>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w:t>
      </w:r>
      <w:r w:rsidR="007675AE">
        <w:rPr>
          <w:color w:val="000000" w:themeColor="text1"/>
        </w:rPr>
        <w:lastRenderedPageBreak/>
        <w:t>end of 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1926BCEC"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w:t>
      </w:r>
      <w:del w:id="139" w:author="Andy Kleinhesselink" w:date="2019-04-17T17:56:00Z">
        <w:r w:rsidR="00DB031D" w:rsidDel="005617DF">
          <w:rPr>
            <w:color w:val="000000" w:themeColor="text1"/>
          </w:rPr>
          <w:delText>On the one hand,</w:delText>
        </w:r>
      </w:del>
      <w:ins w:id="140" w:author="Andy Kleinhesselink" w:date="2019-04-17T17:56:00Z">
        <w:r w:rsidR="005617DF">
          <w:rPr>
            <w:color w:val="000000" w:themeColor="text1"/>
          </w:rPr>
          <w:t>I</w:t>
        </w:r>
      </w:ins>
      <w:del w:id="141" w:author="Andy Kleinhesselink" w:date="2019-04-17T17:56:00Z">
        <w:r w:rsidR="00DB031D" w:rsidDel="005617DF">
          <w:rPr>
            <w:color w:val="000000" w:themeColor="text1"/>
          </w:rPr>
          <w:delText xml:space="preserve"> </w:delText>
        </w:r>
        <w:r w:rsidR="0050468F" w:rsidDel="005617DF">
          <w:rPr>
            <w:color w:val="000000" w:themeColor="text1"/>
          </w:rPr>
          <w:delText>i</w:delText>
        </w:r>
      </w:del>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w:t>
      </w:r>
      <w:del w:id="142" w:author="Andy Kleinhesselink" w:date="2019-04-17T17:55:00Z">
        <w:r w:rsidR="00DB031D" w:rsidDel="005617DF">
          <w:rPr>
            <w:color w:val="000000" w:themeColor="text1"/>
          </w:rPr>
          <w:delText>However</w:delText>
        </w:r>
      </w:del>
      <w:ins w:id="143" w:author="Andy Kleinhesselink" w:date="2019-04-17T17:55:00Z">
        <w:r w:rsidR="005617DF">
          <w:rPr>
            <w:color w:val="000000" w:themeColor="text1"/>
          </w:rPr>
          <w:t>On the other hand</w:t>
        </w:r>
      </w:ins>
      <w:del w:id="144" w:author="Andy Kleinhesselink" w:date="2019-04-17T17:55:00Z">
        <w:r w:rsidR="00DB031D" w:rsidDel="005617DF">
          <w:rPr>
            <w:color w:val="000000" w:themeColor="text1"/>
          </w:rPr>
          <w:delText>,</w:delText>
        </w:r>
      </w:del>
      <w:ins w:id="145" w:author="Andy Kleinhesselink" w:date="2019-04-17T17:56:00Z">
        <w:r w:rsidR="005617DF">
          <w:rPr>
            <w:color w:val="000000" w:themeColor="text1"/>
          </w:rPr>
          <w:t xml:space="preserve">, </w:t>
        </w:r>
      </w:ins>
      <w:del w:id="146" w:author="Andy Kleinhesselink" w:date="2019-04-17T17:56:00Z">
        <w:r w:rsidR="00DB031D" w:rsidDel="005617DF">
          <w:rPr>
            <w:color w:val="000000" w:themeColor="text1"/>
          </w:rPr>
          <w:delText xml:space="preserve"> </w:delText>
        </w:r>
      </w:del>
      <w:r w:rsidR="00DB031D">
        <w:rPr>
          <w:color w:val="000000" w:themeColor="text1"/>
        </w:rPr>
        <w:t xml:space="preserve">large seeds </w:t>
      </w:r>
      <w:ins w:id="147" w:author="Andy Kleinhesselink" w:date="2019-04-17T17:56:00Z">
        <w:r w:rsidR="005617DF">
          <w:rPr>
            <w:color w:val="000000" w:themeColor="text1"/>
          </w:rPr>
          <w:t xml:space="preserve">run the risk of being </w:t>
        </w:r>
      </w:ins>
      <w:r w:rsidR="00DB031D">
        <w:rPr>
          <w:color w:val="000000" w:themeColor="text1"/>
        </w:rPr>
        <w:t>stuck on the surface of a moss mat</w:t>
      </w:r>
      <w:del w:id="148" w:author="Andy Kleinhesselink" w:date="2019-04-17T17:56:00Z">
        <w:r w:rsidR="00DB031D" w:rsidDel="005617DF">
          <w:rPr>
            <w:color w:val="000000" w:themeColor="text1"/>
          </w:rPr>
          <w:delText xml:space="preserve"> may </w:delText>
        </w:r>
      </w:del>
      <w:ins w:id="149" w:author="Andy Kleinhesselink" w:date="2019-04-17T17:56:00Z">
        <w:r w:rsidR="005617DF">
          <w:rPr>
            <w:color w:val="000000" w:themeColor="text1"/>
          </w:rPr>
          <w:t xml:space="preserve"> and not being </w:t>
        </w:r>
      </w:ins>
      <w:del w:id="150" w:author="Andy Kleinhesselink" w:date="2019-04-17T17:56:00Z">
        <w:r w:rsidR="00DB031D" w:rsidDel="005617DF">
          <w:rPr>
            <w:color w:val="000000" w:themeColor="text1"/>
          </w:rPr>
          <w:delText xml:space="preserve">not be </w:delText>
        </w:r>
      </w:del>
      <w:r w:rsidR="00DB031D">
        <w:rPr>
          <w:color w:val="000000" w:themeColor="text1"/>
        </w:rPr>
        <w:t xml:space="preserve">able to absorb enough water to </w:t>
      </w:r>
      <w:del w:id="151" w:author="Andy Kleinhesselink" w:date="2019-04-17T17:55:00Z">
        <w:r w:rsidR="00DB031D" w:rsidDel="005617DF">
          <w:rPr>
            <w:color w:val="000000" w:themeColor="text1"/>
          </w:rPr>
          <w:delText xml:space="preserve">initiate </w:delText>
        </w:r>
      </w:del>
      <w:r w:rsidR="00DB031D">
        <w:rPr>
          <w:color w:val="000000" w:themeColor="text1"/>
        </w:rPr>
        <w:t>germinat</w:t>
      </w:r>
      <w:del w:id="152" w:author="Andy Kleinhesselink" w:date="2019-04-17T17:55:00Z">
        <w:r w:rsidR="00DB031D" w:rsidDel="005617DF">
          <w:rPr>
            <w:color w:val="000000" w:themeColor="text1"/>
          </w:rPr>
          <w:delText>ion</w:delText>
        </w:r>
      </w:del>
      <w:ins w:id="153" w:author="Andy Kleinhesselink" w:date="2019-04-17T17:55:00Z">
        <w:r w:rsidR="005617DF">
          <w:rPr>
            <w:color w:val="000000" w:themeColor="text1"/>
          </w:rPr>
          <w:t>e</w:t>
        </w:r>
      </w:ins>
      <w:r w:rsidR="00DB031D">
        <w:rPr>
          <w:color w:val="000000" w:themeColor="text1"/>
        </w:rPr>
        <w:t>—</w:t>
      </w:r>
      <w:proofErr w:type="spellStart"/>
      <w:r w:rsidR="00DB031D">
        <w:rPr>
          <w:color w:val="000000" w:themeColor="text1"/>
        </w:rPr>
        <w:t>Serpe</w:t>
      </w:r>
      <w:proofErr w:type="spellEnd"/>
      <w:r w:rsidR="00DB031D">
        <w:rPr>
          <w:color w:val="000000" w:themeColor="text1"/>
        </w:rPr>
        <w:t xml:space="preserv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del w:id="154" w:author="Andy Kleinhesselink" w:date="2019-04-17T17:56:00Z">
        <w:r w:rsidR="00DB031D" w:rsidDel="006028A3">
          <w:rPr>
            <w:color w:val="000000" w:themeColor="text1"/>
          </w:rPr>
          <w:delText>On the other hand, the</w:delText>
        </w:r>
      </w:del>
      <w:ins w:id="155" w:author="Andy Kleinhesselink" w:date="2019-04-17T17:56:00Z">
        <w:r w:rsidR="006028A3">
          <w:rPr>
            <w:color w:val="000000" w:themeColor="text1"/>
          </w:rPr>
          <w:t>In</w:t>
        </w:r>
      </w:ins>
      <w:ins w:id="156" w:author="Andy Kleinhesselink" w:date="2019-04-17T17:57:00Z">
        <w:r w:rsidR="006028A3">
          <w:rPr>
            <w:color w:val="000000" w:themeColor="text1"/>
          </w:rPr>
          <w:t xml:space="preserve"> contrast,</w:t>
        </w:r>
      </w:ins>
      <w:r w:rsidR="00DB031D">
        <w:rPr>
          <w:color w:val="000000" w:themeColor="text1"/>
        </w:rPr>
        <w:t xml:space="preserve"> </w:t>
      </w:r>
      <w:ins w:id="157" w:author="Andy Kleinhesselink" w:date="2019-04-17T17:57:00Z">
        <w:r w:rsidR="006028A3">
          <w:rPr>
            <w:color w:val="000000" w:themeColor="text1"/>
          </w:rPr>
          <w:t xml:space="preserve">the </w:t>
        </w:r>
      </w:ins>
      <w:r w:rsidR="00DB031D">
        <w:rPr>
          <w:color w:val="000000" w:themeColor="text1"/>
        </w:rPr>
        <w:t xml:space="preserve">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6A68CBDC" w:rsidR="002B1342" w:rsidRPr="002B1342" w:rsidRDefault="00873789" w:rsidP="002B1342">
      <w:pPr>
        <w:spacing w:after="0"/>
        <w:rPr>
          <w:rFonts w:cs="Times New Roman"/>
          <w:color w:val="000000" w:themeColor="text1"/>
        </w:rPr>
      </w:pPr>
      <w:r w:rsidRPr="00A6092D">
        <w:rPr>
          <w:rFonts w:cs="Times New Roman"/>
          <w:color w:val="000000" w:themeColor="text1"/>
        </w:rPr>
        <w:lastRenderedPageBreak/>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w:t>
      </w:r>
      <w:del w:id="158" w:author="Andy Kleinhesselink" w:date="2019-04-17T17:15:00Z">
        <w:r w:rsidR="0025369F" w:rsidDel="001B2977">
          <w:rPr>
            <w:rFonts w:cs="Times New Roman"/>
            <w:color w:val="000000" w:themeColor="text1"/>
          </w:rPr>
          <w:delText>n</w:delText>
        </w:r>
      </w:del>
      <w:r w:rsidR="0025369F">
        <w:rPr>
          <w:rFonts w:cs="Times New Roman"/>
          <w:color w:val="000000" w:themeColor="text1"/>
        </w:rPr>
        <w:t>e</w:t>
      </w:r>
      <w:ins w:id="159" w:author="Andy Kleinhesselink" w:date="2019-04-17T17:15:00Z">
        <w:r w:rsidR="001B2977">
          <w:rPr>
            <w:rFonts w:cs="Times New Roman"/>
            <w:color w:val="000000" w:themeColor="text1"/>
          </w:rPr>
          <w:t>n</w:t>
        </w:r>
      </w:ins>
      <w:r w:rsidR="0025369F">
        <w:rPr>
          <w:rFonts w:cs="Times New Roman"/>
          <w:color w:val="000000" w:themeColor="text1"/>
        </w:rPr>
        <w:t>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ins w:id="160" w:author="Andy Kleinhesselink" w:date="2019-04-26T14:15:00Z">
        <w:r w:rsidR="00763E9F">
          <w:rPr>
            <w:rFonts w:cs="Times New Roman"/>
            <w:color w:val="000000" w:themeColor="text1"/>
          </w:rPr>
          <w:t>Likewise</w:t>
        </w:r>
      </w:ins>
      <w:ins w:id="161" w:author="Andy Kleinhesselink" w:date="2019-04-26T14:17:00Z">
        <w:r w:rsidR="00763E9F">
          <w:rPr>
            <w:rFonts w:cs="Times New Roman"/>
            <w:color w:val="000000" w:themeColor="text1"/>
          </w:rPr>
          <w:t xml:space="preserve">, the </w:t>
        </w:r>
      </w:ins>
      <w:ins w:id="162" w:author="Andy Kleinhesselink" w:date="2019-04-26T14:16:00Z">
        <w:r w:rsidR="00763E9F">
          <w:rPr>
            <w:rFonts w:cs="Times New Roman"/>
            <w:color w:val="000000" w:themeColor="text1"/>
          </w:rPr>
          <w:t xml:space="preserve">biomass of </w:t>
        </w:r>
        <w:r w:rsidR="00763E9F" w:rsidRPr="00763E9F">
          <w:rPr>
            <w:rFonts w:cs="Times New Roman"/>
            <w:i/>
            <w:color w:val="000000" w:themeColor="text1"/>
            <w:rPrChange w:id="163" w:author="Andy Kleinhesselink" w:date="2019-04-26T14:17:00Z">
              <w:rPr>
                <w:rFonts w:cs="Times New Roman"/>
                <w:color w:val="000000" w:themeColor="text1"/>
              </w:rPr>
            </w:rPrChange>
          </w:rPr>
          <w:t>Bromus</w:t>
        </w:r>
        <w:r w:rsidR="00763E9F">
          <w:rPr>
            <w:rFonts w:cs="Times New Roman"/>
            <w:color w:val="000000" w:themeColor="text1"/>
          </w:rPr>
          <w:t xml:space="preserve"> plants </w:t>
        </w:r>
      </w:ins>
      <w:ins w:id="164" w:author="Andy Kleinhesselink" w:date="2019-04-26T14:17:00Z">
        <w:r w:rsidR="00763E9F">
          <w:rPr>
            <w:rFonts w:cs="Times New Roman"/>
            <w:color w:val="000000" w:themeColor="text1"/>
          </w:rPr>
          <w:t>in</w:t>
        </w:r>
      </w:ins>
      <w:ins w:id="165" w:author="Andy Kleinhesselink" w:date="2019-04-26T14:16:00Z">
        <w:r w:rsidR="00763E9F">
          <w:rPr>
            <w:rFonts w:cs="Times New Roman"/>
            <w:color w:val="000000" w:themeColor="text1"/>
          </w:rPr>
          <w:t xml:space="preserve"> bare sand patches was significantly greater than </w:t>
        </w:r>
      </w:ins>
      <w:ins w:id="166" w:author="Andy Kleinhesselink" w:date="2019-04-26T14:18:00Z">
        <w:r w:rsidR="00763E9F">
          <w:rPr>
            <w:rFonts w:cs="Times New Roman"/>
            <w:color w:val="000000" w:themeColor="text1"/>
          </w:rPr>
          <w:t xml:space="preserve">the </w:t>
        </w:r>
      </w:ins>
      <w:ins w:id="167" w:author="Andy Kleinhesselink" w:date="2019-04-26T14:16:00Z">
        <w:r w:rsidR="00763E9F">
          <w:rPr>
            <w:rFonts w:cs="Times New Roman"/>
            <w:color w:val="000000" w:themeColor="text1"/>
          </w:rPr>
          <w:t xml:space="preserve">biomass </w:t>
        </w:r>
      </w:ins>
      <w:ins w:id="168" w:author="Andy Kleinhesselink" w:date="2019-04-26T14:18:00Z">
        <w:r w:rsidR="00763E9F">
          <w:rPr>
            <w:rFonts w:cs="Times New Roman"/>
            <w:color w:val="000000" w:themeColor="text1"/>
          </w:rPr>
          <w:t xml:space="preserve">of plants </w:t>
        </w:r>
      </w:ins>
      <w:ins w:id="169" w:author="Andy Kleinhesselink" w:date="2019-04-26T14:16:00Z">
        <w:r w:rsidR="00763E9F">
          <w:rPr>
            <w:rFonts w:cs="Times New Roman"/>
            <w:color w:val="000000" w:themeColor="text1"/>
          </w:rPr>
          <w:t>in moss removed p</w:t>
        </w:r>
      </w:ins>
      <w:ins w:id="170" w:author="Andy Kleinhesselink" w:date="2019-04-26T14:17:00Z">
        <w:r w:rsidR="00763E9F">
          <w:rPr>
            <w:rFonts w:cs="Times New Roman"/>
            <w:color w:val="000000" w:themeColor="text1"/>
          </w:rPr>
          <w:t xml:space="preserve">atches (Fig. 3c). </w:t>
        </w:r>
      </w:ins>
      <w:ins w:id="171" w:author="Andy Kleinhesselink" w:date="2019-04-26T14:16:00Z">
        <w:r w:rsidR="00763E9F">
          <w:rPr>
            <w:rFonts w:cs="Times New Roman"/>
            <w:color w:val="000000" w:themeColor="text1"/>
          </w:rPr>
          <w:t xml:space="preserve"> </w:t>
        </w:r>
      </w:ins>
      <w:r w:rsidRPr="00A6092D">
        <w:rPr>
          <w:rFonts w:cs="Times New Roman"/>
          <w:color w:val="000000" w:themeColor="text1"/>
        </w:rPr>
        <w:t>Th</w:t>
      </w:r>
      <w:ins w:id="172" w:author="Andy Kleinhesselink" w:date="2019-04-26T14:17:00Z">
        <w:r w:rsidR="00763E9F">
          <w:rPr>
            <w:rFonts w:cs="Times New Roman"/>
            <w:color w:val="000000" w:themeColor="text1"/>
          </w:rPr>
          <w:t>ese results</w:t>
        </w:r>
      </w:ins>
      <w:del w:id="173" w:author="Andy Kleinhesselink" w:date="2019-04-26T14:17:00Z">
        <w:r w:rsidRPr="00A6092D" w:rsidDel="00763E9F">
          <w:rPr>
            <w:rFonts w:cs="Times New Roman"/>
            <w:color w:val="000000" w:themeColor="text1"/>
          </w:rPr>
          <w:delText>is</w:delText>
        </w:r>
      </w:del>
      <w:r>
        <w:rPr>
          <w:rFonts w:cs="Times New Roman"/>
          <w:color w:val="000000" w:themeColor="text1"/>
        </w:rPr>
        <w:t xml:space="preserve"> </w:t>
      </w:r>
      <w:r w:rsidR="0025369F">
        <w:rPr>
          <w:rFonts w:cs="Times New Roman"/>
          <w:color w:val="000000" w:themeColor="text1"/>
        </w:rPr>
        <w:t>indicate</w:t>
      </w:r>
      <w:del w:id="174" w:author="Andy Kleinhesselink" w:date="2019-04-26T14:17:00Z">
        <w:r w:rsidR="0025369F" w:rsidDel="00763E9F">
          <w:rPr>
            <w:rFonts w:cs="Times New Roman"/>
            <w:color w:val="000000" w:themeColor="text1"/>
          </w:rPr>
          <w:delText>s</w:delText>
        </w:r>
      </w:del>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exert</w:t>
      </w:r>
      <w:ins w:id="175" w:author="Andy Kleinhesselink" w:date="2019-04-17T17:58:00Z">
        <w:r w:rsidR="006028A3">
          <w:rPr>
            <w:rFonts w:cs="Times New Roman"/>
            <w:color w:val="000000" w:themeColor="text1"/>
          </w:rPr>
          <w:t>ed</w:t>
        </w:r>
      </w:ins>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329339EC"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w:t>
      </w:r>
      <w:ins w:id="176" w:author="Andy Kleinhesselink" w:date="2019-04-26T13:53:00Z">
        <w:r w:rsidR="00FB1C5C">
          <w:rPr>
            <w:rFonts w:cs="Times New Roman"/>
            <w:bCs/>
            <w:color w:val="000000" w:themeColor="text1"/>
          </w:rPr>
          <w:t xml:space="preserve"> and</w:t>
        </w:r>
      </w:ins>
      <w:del w:id="177" w:author="Andy Kleinhesselink" w:date="2019-04-26T13:53:00Z">
        <w:r w:rsidR="0025369F" w:rsidDel="00FB1C5C">
          <w:rPr>
            <w:rFonts w:cs="Times New Roman"/>
            <w:bCs/>
            <w:color w:val="000000" w:themeColor="text1"/>
          </w:rPr>
          <w:delText>,</w:delText>
        </w:r>
      </w:del>
      <w:r w:rsidR="0025369F">
        <w:rPr>
          <w:rFonts w:cs="Times New Roman"/>
          <w:bCs/>
          <w:color w:val="000000" w:themeColor="text1"/>
        </w:rPr>
        <w:t xml:space="preserve">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decrease in plant size and biomass</w:t>
      </w:r>
      <w:ins w:id="178" w:author="Andy Kleinhesselink" w:date="2019-04-26T13:53:00Z">
        <w:r w:rsidR="00FB1C5C">
          <w:rPr>
            <w:rFonts w:cs="Times New Roman"/>
            <w:bCs/>
            <w:color w:val="000000" w:themeColor="text1"/>
          </w:rPr>
          <w:t xml:space="preserve"> of other </w:t>
        </w:r>
      </w:ins>
      <w:ins w:id="179" w:author="Andy Kleinhesselink" w:date="2019-04-26T13:54:00Z">
        <w:r w:rsidR="00FB1C5C">
          <w:rPr>
            <w:rFonts w:cs="Times New Roman"/>
            <w:bCs/>
            <w:color w:val="000000" w:themeColor="text1"/>
          </w:rPr>
          <w:t>species</w:t>
        </w:r>
      </w:ins>
      <w:r w:rsidR="0025369F">
        <w:rPr>
          <w:rFonts w:cs="Times New Roman"/>
          <w:bCs/>
          <w:color w:val="000000" w:themeColor="text1"/>
        </w:rPr>
        <w:t xml:space="preserve"> </w:t>
      </w:r>
      <w:r w:rsidR="00472CA2">
        <w:rPr>
          <w:rFonts w:cs="Times New Roman"/>
          <w:bCs/>
          <w:color w:val="000000" w:themeColor="text1"/>
        </w:rPr>
        <w:t xml:space="preserve">across the gradient are </w:t>
      </w:r>
      <w:r w:rsidR="0025369F">
        <w:rPr>
          <w:rFonts w:cs="Times New Roman"/>
          <w:bCs/>
          <w:color w:val="000000" w:themeColor="text1"/>
        </w:rPr>
        <w:t>suggestive of a stress gradient</w:t>
      </w:r>
      <w:ins w:id="180" w:author="Andy Kleinhesselink" w:date="2019-04-26T13:54:00Z">
        <w:r w:rsidR="00B754C1">
          <w:rPr>
            <w:rFonts w:cs="Times New Roman"/>
            <w:bCs/>
            <w:color w:val="000000" w:themeColor="text1"/>
          </w:rPr>
          <w:t xml:space="preserve"> </w:t>
        </w:r>
      </w:ins>
      <w:moveToRangeStart w:id="181" w:author="Andy Kleinhesselink" w:date="2019-04-26T13:54:00Z" w:name="move7179278"/>
      <w:moveTo w:id="182" w:author="Andy Kleinhesselink" w:date="2019-04-26T13:54:00Z">
        <w:r w:rsidR="00B754C1" w:rsidRPr="00A6092D">
          <w:rPr>
            <w:rFonts w:cs="Times New Roman"/>
            <w:bCs/>
            <w:color w:val="000000" w:themeColor="text1"/>
          </w:rPr>
          <w:t>(</w:t>
        </w:r>
        <w:proofErr w:type="spellStart"/>
        <w:r w:rsidR="00B754C1" w:rsidRPr="00A6092D">
          <w:rPr>
            <w:rFonts w:cs="Times New Roman"/>
            <w:bCs/>
            <w:color w:val="000000" w:themeColor="text1"/>
          </w:rPr>
          <w:t>Lortie</w:t>
        </w:r>
        <w:proofErr w:type="spellEnd"/>
        <w:r w:rsidR="00B754C1" w:rsidRPr="00A6092D">
          <w:rPr>
            <w:rFonts w:cs="Times New Roman"/>
            <w:bCs/>
            <w:color w:val="000000" w:themeColor="text1"/>
          </w:rPr>
          <w:t xml:space="preserve"> and Cushman 2007 and Kleinhesselink et al. 2014)</w:t>
        </w:r>
        <w:del w:id="183" w:author="Andy Kleinhesselink" w:date="2019-04-26T13:54:00Z">
          <w:r w:rsidR="00B754C1" w:rsidRPr="00A6092D" w:rsidDel="00B754C1">
            <w:rPr>
              <w:rFonts w:cs="Times New Roman"/>
              <w:bCs/>
              <w:color w:val="000000" w:themeColor="text1"/>
            </w:rPr>
            <w:delText>.</w:delText>
          </w:r>
        </w:del>
      </w:moveTo>
      <w:moveToRangeEnd w:id="181"/>
      <w:r w:rsidR="0025369F">
        <w:rPr>
          <w:rFonts w:cs="Times New Roman"/>
          <w:bCs/>
          <w:color w:val="000000" w:themeColor="text1"/>
        </w:rPr>
        <w:t xml:space="preserve">, this </w:t>
      </w:r>
      <w:del w:id="184" w:author="Andy Kleinhesselink" w:date="2019-04-26T14:18:00Z">
        <w:r w:rsidR="0025369F" w:rsidDel="009B0BAC">
          <w:rPr>
            <w:rFonts w:cs="Times New Roman"/>
            <w:bCs/>
            <w:color w:val="000000" w:themeColor="text1"/>
          </w:rPr>
          <w:delText xml:space="preserve">environmental </w:delText>
        </w:r>
      </w:del>
      <w:ins w:id="185" w:author="Andy Kleinhesselink" w:date="2019-04-26T14:18:00Z">
        <w:r w:rsidR="009B0BAC">
          <w:rPr>
            <w:rFonts w:cs="Times New Roman"/>
            <w:bCs/>
            <w:color w:val="000000" w:themeColor="text1"/>
          </w:rPr>
          <w:t>same</w:t>
        </w:r>
        <w:r w:rsidR="009B0BAC">
          <w:rPr>
            <w:rFonts w:cs="Times New Roman"/>
            <w:bCs/>
            <w:color w:val="000000" w:themeColor="text1"/>
          </w:rPr>
          <w:t xml:space="preserve"> </w:t>
        </w:r>
      </w:ins>
      <w:r w:rsidR="0025369F">
        <w:rPr>
          <w:rFonts w:cs="Times New Roman"/>
          <w:bCs/>
          <w:color w:val="000000" w:themeColor="text1"/>
        </w:rPr>
        <w:t xml:space="preserve">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w:t>
      </w:r>
      <w:del w:id="186" w:author="Andy Kleinhesselink" w:date="2019-04-26T14:18:00Z">
        <w:r w:rsidR="00472CA2" w:rsidDel="009B0BAC">
          <w:rPr>
            <w:rFonts w:cs="Times New Roman"/>
            <w:bCs/>
            <w:color w:val="000000" w:themeColor="text1"/>
          </w:rPr>
          <w:delText>particular</w:delText>
        </w:r>
        <w:r w:rsidR="00A23B6A" w:rsidRPr="00A6092D" w:rsidDel="009B0BAC">
          <w:rPr>
            <w:rFonts w:cs="Times New Roman"/>
            <w:bCs/>
            <w:color w:val="000000" w:themeColor="text1"/>
          </w:rPr>
          <w:delText xml:space="preserve"> </w:delText>
        </w:r>
      </w:del>
      <w:bookmarkStart w:id="187" w:name="_GoBack"/>
      <w:bookmarkEnd w:id="187"/>
      <w:r w:rsidR="0025369F">
        <w:rPr>
          <w:rFonts w:cs="Times New Roman"/>
          <w:bCs/>
          <w:color w:val="000000" w:themeColor="text1"/>
        </w:rPr>
        <w:t xml:space="preserve">exotic </w:t>
      </w:r>
      <w:r w:rsidR="00472CA2">
        <w:rPr>
          <w:rFonts w:cs="Times New Roman"/>
          <w:bCs/>
          <w:color w:val="000000" w:themeColor="text1"/>
        </w:rPr>
        <w:t>species</w:t>
      </w:r>
      <w:ins w:id="188" w:author="Andy Kleinhesselink" w:date="2019-04-26T13:54:00Z">
        <w:r w:rsidR="00B754C1">
          <w:rPr>
            <w:rFonts w:cs="Times New Roman"/>
            <w:bCs/>
            <w:color w:val="000000" w:themeColor="text1"/>
          </w:rPr>
          <w:t xml:space="preserve">. </w:t>
        </w:r>
      </w:ins>
      <w:del w:id="189" w:author="Andy Kleinhesselink" w:date="2019-04-26T13:54:00Z">
        <w:r w:rsidR="00472CA2" w:rsidDel="00B754C1">
          <w:rPr>
            <w:rFonts w:cs="Times New Roman"/>
            <w:bCs/>
            <w:color w:val="000000" w:themeColor="text1"/>
          </w:rPr>
          <w:delText xml:space="preserve"> </w:delText>
        </w:r>
      </w:del>
      <w:moveFromRangeStart w:id="190" w:author="Andy Kleinhesselink" w:date="2019-04-26T13:54:00Z" w:name="move7179278"/>
      <w:moveFrom w:id="191" w:author="Andy Kleinhesselink" w:date="2019-04-26T13:54:00Z">
        <w:r w:rsidR="00862AE3" w:rsidRPr="00A6092D" w:rsidDel="00B754C1">
          <w:rPr>
            <w:rFonts w:cs="Times New Roman"/>
            <w:bCs/>
            <w:color w:val="000000" w:themeColor="text1"/>
          </w:rPr>
          <w:t>(</w:t>
        </w:r>
        <w:r w:rsidRPr="00A6092D" w:rsidDel="00B754C1">
          <w:rPr>
            <w:rFonts w:cs="Times New Roman"/>
            <w:bCs/>
            <w:color w:val="000000" w:themeColor="text1"/>
          </w:rPr>
          <w:t xml:space="preserve">Lortie and Cushman 2007 and Kleinhesselink et al. 2014). </w:t>
        </w:r>
      </w:moveFrom>
      <w:moveFromRangeEnd w:id="190"/>
      <w:proofErr w:type="spellStart"/>
      <w:r w:rsidRPr="00A6092D">
        <w:rPr>
          <w:rFonts w:cs="Times New Roman"/>
          <w:bCs/>
          <w:color w:val="000000" w:themeColor="text1"/>
        </w:rPr>
        <w:t>This</w:t>
      </w:r>
      <w:proofErr w:type="spellEnd"/>
      <w:r w:rsidRPr="00A6092D">
        <w:rPr>
          <w:rFonts w:cs="Times New Roman"/>
          <w:bCs/>
          <w:color w:val="000000" w:themeColor="text1"/>
        </w:rPr>
        <w:t xml:space="preserve">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lastRenderedPageBreak/>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 xml:space="preserve">and Tyler </w:t>
      </w:r>
      <w:proofErr w:type="spellStart"/>
      <w:r w:rsidR="002B1342">
        <w:rPr>
          <w:rFonts w:cs="Times New Roman"/>
          <w:color w:val="000000" w:themeColor="text1"/>
        </w:rPr>
        <w:t>Refsland</w:t>
      </w:r>
      <w:proofErr w:type="spellEnd"/>
      <w:r w:rsidR="002B1342">
        <w:rPr>
          <w:rFonts w:cs="Times New Roman"/>
          <w:color w:val="000000" w:themeColor="text1"/>
        </w:rPr>
        <w:t xml:space="preserve"> for helpful comments on this manuscript</w:t>
      </w:r>
      <w:r w:rsidRPr="00A6092D">
        <w:rPr>
          <w:rFonts w:cs="Times New Roman"/>
          <w:color w:val="000000" w:themeColor="text1"/>
        </w:rPr>
        <w:t xml:space="preserve">.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18D156BA">
            <wp:extent cx="4724859" cy="5315466"/>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6"/>
                    </a:xfrm>
                    <a:prstGeom prst="rect">
                      <a:avLst/>
                    </a:prstGeom>
                  </pic:spPr>
                </pic:pic>
              </a:graphicData>
            </a:graphic>
          </wp:inline>
        </w:drawing>
      </w:r>
    </w:p>
    <w:p w14:paraId="74257F18" w14:textId="0FCB8AA9"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ins w:id="192" w:author="Andy Kleinhesselink" w:date="2019-04-26T13:02:00Z">
        <w:r w:rsidR="002E5018">
          <w:rPr>
            <w:color w:val="000000" w:themeColor="text1"/>
            <w:szCs w:val="24"/>
          </w:rPr>
          <w:t xml:space="preserve"> </w:t>
        </w:r>
      </w:ins>
      <w:ins w:id="193" w:author="Andy Kleinhesselink" w:date="2019-04-26T13:31:00Z">
        <w:r w:rsidR="00BF2C1B">
          <w:rPr>
            <w:color w:val="000000" w:themeColor="text1"/>
            <w:szCs w:val="24"/>
          </w:rPr>
          <w:t>S</w:t>
        </w:r>
      </w:ins>
      <w:ins w:id="194" w:author="Andy Kleinhesselink" w:date="2019-04-26T13:12:00Z">
        <w:r w:rsidR="002E5018">
          <w:rPr>
            <w:color w:val="000000" w:themeColor="text1"/>
            <w:szCs w:val="24"/>
          </w:rPr>
          <w:t xml:space="preserve">hared letters </w:t>
        </w:r>
      </w:ins>
      <w:ins w:id="195" w:author="Andy Kleinhesselink" w:date="2019-04-26T13:31:00Z">
        <w:r w:rsidR="00BF2C1B">
          <w:rPr>
            <w:color w:val="000000" w:themeColor="text1"/>
            <w:szCs w:val="24"/>
          </w:rPr>
          <w:t xml:space="preserve">indicate </w:t>
        </w:r>
        <w:r w:rsidR="00BF2C1B">
          <w:rPr>
            <w:color w:val="000000" w:themeColor="text1"/>
            <w:szCs w:val="24"/>
          </w:rPr>
          <w:lastRenderedPageBreak/>
          <w:t xml:space="preserve">that means </w:t>
        </w:r>
      </w:ins>
      <w:ins w:id="196" w:author="Andy Kleinhesselink" w:date="2019-04-26T13:05:00Z">
        <w:r w:rsidR="002E5018">
          <w:rPr>
            <w:color w:val="000000" w:themeColor="text1"/>
            <w:szCs w:val="24"/>
          </w:rPr>
          <w:t xml:space="preserve">do not </w:t>
        </w:r>
      </w:ins>
      <w:ins w:id="197" w:author="Andy Kleinhesselink" w:date="2019-04-26T13:18:00Z">
        <w:r w:rsidR="008821B6">
          <w:rPr>
            <w:color w:val="000000" w:themeColor="text1"/>
            <w:szCs w:val="24"/>
          </w:rPr>
          <w:t>differ signifi</w:t>
        </w:r>
      </w:ins>
      <w:ins w:id="198" w:author="Andy Kleinhesselink" w:date="2019-04-26T13:19:00Z">
        <w:r w:rsidR="008821B6">
          <w:rPr>
            <w:color w:val="000000" w:themeColor="text1"/>
            <w:szCs w:val="24"/>
          </w:rPr>
          <w:t>cantly</w:t>
        </w:r>
      </w:ins>
      <w:ins w:id="199" w:author="Andy Kleinhesselink" w:date="2019-04-26T13:18:00Z">
        <w:r w:rsidR="008821B6">
          <w:rPr>
            <w:color w:val="000000" w:themeColor="text1"/>
            <w:szCs w:val="24"/>
          </w:rPr>
          <w:t xml:space="preserve"> based on post-hoc multiple comparison</w:t>
        </w:r>
      </w:ins>
      <w:ins w:id="200" w:author="Andy Kleinhesselink" w:date="2019-04-26T13:19:00Z">
        <w:r w:rsidR="008821B6">
          <w:rPr>
            <w:color w:val="000000" w:themeColor="text1"/>
            <w:szCs w:val="24"/>
          </w:rPr>
          <w:t xml:space="preserve">s </w:t>
        </w:r>
      </w:ins>
      <w:ins w:id="201" w:author="Andy Kleinhesselink" w:date="2019-04-26T13:06:00Z">
        <w:r w:rsidR="002E5018">
          <w:rPr>
            <w:color w:val="000000" w:themeColor="text1"/>
            <w:szCs w:val="24"/>
          </w:rPr>
          <w:t xml:space="preserve">(p &lt; 0.05, </w:t>
        </w:r>
      </w:ins>
      <w:ins w:id="202" w:author="Andy Kleinhesselink" w:date="2019-04-26T13:11:00Z">
        <w:r w:rsidR="002E5018">
          <w:rPr>
            <w:color w:val="000000" w:themeColor="text1"/>
            <w:szCs w:val="24"/>
          </w:rPr>
          <w:t>Šidák</w:t>
        </w:r>
      </w:ins>
      <w:ins w:id="203" w:author="Andy Kleinhesselink" w:date="2019-04-26T13:16:00Z">
        <w:r w:rsidR="008821B6">
          <w:rPr>
            <w:color w:val="000000" w:themeColor="text1"/>
            <w:szCs w:val="24"/>
          </w:rPr>
          <w:t xml:space="preserve"> </w:t>
        </w:r>
      </w:ins>
      <w:ins w:id="204" w:author="Andy Kleinhesselink" w:date="2019-04-26T13:17:00Z">
        <w:r w:rsidR="008821B6">
          <w:rPr>
            <w:color w:val="000000" w:themeColor="text1"/>
            <w:szCs w:val="24"/>
          </w:rPr>
          <w:t>adjustment</w:t>
        </w:r>
      </w:ins>
      <w:ins w:id="205" w:author="Andy Kleinhesselink" w:date="2019-04-26T13:06:00Z">
        <w:r w:rsidR="002E5018">
          <w:rPr>
            <w:color w:val="000000" w:themeColor="text1"/>
            <w:szCs w:val="24"/>
          </w:rPr>
          <w:t xml:space="preserve">). </w:t>
        </w:r>
      </w:ins>
      <w:ins w:id="206" w:author="Andy Kleinhesselink" w:date="2019-04-26T13:23:00Z">
        <w:r w:rsidR="00BF2C1B">
          <w:rPr>
            <w:color w:val="000000" w:themeColor="text1"/>
            <w:szCs w:val="24"/>
          </w:rPr>
          <w:t xml:space="preserve"> </w:t>
        </w:r>
      </w:ins>
      <w:ins w:id="207" w:author="Andy Kleinhesselink" w:date="2019-04-26T13:24:00Z">
        <w:r w:rsidR="00BF2C1B">
          <w:rPr>
            <w:color w:val="000000" w:themeColor="text1"/>
            <w:szCs w:val="24"/>
          </w:rPr>
          <w:t>When the moss treatment x</w:t>
        </w:r>
      </w:ins>
      <w:ins w:id="208" w:author="Andy Kleinhesselink" w:date="2019-04-26T13:12:00Z">
        <w:r w:rsidR="002E5018">
          <w:rPr>
            <w:color w:val="000000" w:themeColor="text1"/>
            <w:szCs w:val="24"/>
          </w:rPr>
          <w:t xml:space="preserve"> position </w:t>
        </w:r>
      </w:ins>
      <w:ins w:id="209" w:author="Andy Kleinhesselink" w:date="2019-04-26T13:13:00Z">
        <w:r w:rsidR="008821B6">
          <w:rPr>
            <w:color w:val="000000" w:themeColor="text1"/>
            <w:szCs w:val="24"/>
          </w:rPr>
          <w:t>interaction was not significant</w:t>
        </w:r>
      </w:ins>
      <w:ins w:id="210" w:author="Andy Kleinhesselink" w:date="2019-04-26T13:30:00Z">
        <w:r w:rsidR="00BF2C1B">
          <w:rPr>
            <w:color w:val="000000" w:themeColor="text1"/>
            <w:szCs w:val="24"/>
          </w:rPr>
          <w:t xml:space="preserve"> but the main effect of moss treatment was</w:t>
        </w:r>
      </w:ins>
      <w:ins w:id="211" w:author="Andy Kleinhesselink" w:date="2019-04-26T13:15:00Z">
        <w:r w:rsidR="008821B6">
          <w:rPr>
            <w:color w:val="000000" w:themeColor="text1"/>
            <w:szCs w:val="24"/>
          </w:rPr>
          <w:t>,</w:t>
        </w:r>
      </w:ins>
      <w:ins w:id="212" w:author="Andy Kleinhesselink" w:date="2019-04-26T13:22:00Z">
        <w:r w:rsidR="00BF2C1B">
          <w:rPr>
            <w:color w:val="000000" w:themeColor="text1"/>
            <w:szCs w:val="24"/>
          </w:rPr>
          <w:t xml:space="preserve"> </w:t>
        </w:r>
      </w:ins>
      <w:ins w:id="213" w:author="Andy Kleinhesselink" w:date="2019-04-26T13:28:00Z">
        <w:r w:rsidR="00BF2C1B">
          <w:rPr>
            <w:color w:val="000000" w:themeColor="text1"/>
            <w:szCs w:val="24"/>
          </w:rPr>
          <w:t xml:space="preserve">we </w:t>
        </w:r>
      </w:ins>
      <w:ins w:id="214" w:author="Andy Kleinhesselink" w:date="2019-04-26T13:33:00Z">
        <w:r w:rsidR="00BF2C1B">
          <w:rPr>
            <w:color w:val="000000" w:themeColor="text1"/>
            <w:szCs w:val="24"/>
          </w:rPr>
          <w:t>only tested for differences between the three levels of moss treatment</w:t>
        </w:r>
        <w:r w:rsidR="004B086D">
          <w:rPr>
            <w:color w:val="000000" w:themeColor="text1"/>
            <w:szCs w:val="24"/>
          </w:rPr>
          <w:t xml:space="preserve"> and letters are displayed above </w:t>
        </w:r>
      </w:ins>
      <w:ins w:id="215" w:author="Andy Kleinhesselink" w:date="2019-04-26T13:34:00Z">
        <w:r w:rsidR="004B086D">
          <w:rPr>
            <w:color w:val="000000" w:themeColor="text1"/>
            <w:szCs w:val="24"/>
          </w:rPr>
          <w:t>lines connecting treatment means</w:t>
        </w:r>
      </w:ins>
      <w:ins w:id="216" w:author="Andy Kleinhesselink" w:date="2019-04-26T13:15:00Z">
        <w:r w:rsidR="008821B6">
          <w:rPr>
            <w:color w:val="000000" w:themeColor="text1"/>
            <w:szCs w:val="24"/>
          </w:rPr>
          <w:t xml:space="preserve">. </w:t>
        </w:r>
      </w:ins>
    </w:p>
    <w:p w14:paraId="0A0E56A5" w14:textId="77777777" w:rsidR="008821B6" w:rsidRDefault="008821B6">
      <w:pPr>
        <w:spacing w:after="0" w:line="240" w:lineRule="auto"/>
        <w:ind w:firstLine="0"/>
        <w:rPr>
          <w:ins w:id="217" w:author="Andy Kleinhesselink" w:date="2019-04-26T13:22:00Z"/>
          <w:b/>
        </w:rPr>
      </w:pPr>
      <w:ins w:id="218" w:author="Andy Kleinhesselink" w:date="2019-04-26T13:22:00Z">
        <w:r>
          <w:rPr>
            <w:b/>
          </w:rPr>
          <w:br w:type="page"/>
        </w:r>
      </w:ins>
    </w:p>
    <w:p w14:paraId="5A1B2AD3" w14:textId="53A8B400"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1D16C944"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021179">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6C90503E"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6486F8B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4C683DD3"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090EBF99"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021179">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43D33" w14:textId="77777777" w:rsidR="006F5CAD" w:rsidRDefault="006F5CAD">
      <w:pPr>
        <w:spacing w:after="0" w:line="240" w:lineRule="auto"/>
      </w:pPr>
      <w:r>
        <w:separator/>
      </w:r>
    </w:p>
  </w:endnote>
  <w:endnote w:type="continuationSeparator" w:id="0">
    <w:p w14:paraId="4C051451" w14:textId="77777777" w:rsidR="006F5CAD" w:rsidRDefault="006F5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FB1C5C" w:rsidRDefault="00FB1C5C"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DABC4" w14:textId="77777777" w:rsidR="006F5CAD" w:rsidRDefault="006F5CAD">
      <w:pPr>
        <w:spacing w:after="0" w:line="240" w:lineRule="auto"/>
      </w:pPr>
      <w:r>
        <w:separator/>
      </w:r>
    </w:p>
  </w:footnote>
  <w:footnote w:type="continuationSeparator" w:id="0">
    <w:p w14:paraId="06636333" w14:textId="77777777" w:rsidR="006F5CAD" w:rsidRDefault="006F5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1179"/>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A73"/>
    <w:rsid w:val="00185C12"/>
    <w:rsid w:val="001910C6"/>
    <w:rsid w:val="001920E7"/>
    <w:rsid w:val="0019676E"/>
    <w:rsid w:val="001A009D"/>
    <w:rsid w:val="001A211C"/>
    <w:rsid w:val="001A51B7"/>
    <w:rsid w:val="001A6A7C"/>
    <w:rsid w:val="001B2977"/>
    <w:rsid w:val="001D0F3E"/>
    <w:rsid w:val="001D30AE"/>
    <w:rsid w:val="001E0570"/>
    <w:rsid w:val="001E19A3"/>
    <w:rsid w:val="001E2010"/>
    <w:rsid w:val="001F0FE4"/>
    <w:rsid w:val="001F39B8"/>
    <w:rsid w:val="001F5071"/>
    <w:rsid w:val="00202216"/>
    <w:rsid w:val="00206C95"/>
    <w:rsid w:val="00224D2D"/>
    <w:rsid w:val="002325D6"/>
    <w:rsid w:val="002361F9"/>
    <w:rsid w:val="00245C18"/>
    <w:rsid w:val="00246113"/>
    <w:rsid w:val="0025369F"/>
    <w:rsid w:val="00270C41"/>
    <w:rsid w:val="0027520E"/>
    <w:rsid w:val="0028293A"/>
    <w:rsid w:val="002A1C33"/>
    <w:rsid w:val="002A59FC"/>
    <w:rsid w:val="002B1342"/>
    <w:rsid w:val="002B25A6"/>
    <w:rsid w:val="002B50CF"/>
    <w:rsid w:val="002B5C3D"/>
    <w:rsid w:val="002C0081"/>
    <w:rsid w:val="002C1DDC"/>
    <w:rsid w:val="002C34E2"/>
    <w:rsid w:val="002C3CED"/>
    <w:rsid w:val="002D663B"/>
    <w:rsid w:val="002E27B5"/>
    <w:rsid w:val="002E2923"/>
    <w:rsid w:val="002E5018"/>
    <w:rsid w:val="002F0D40"/>
    <w:rsid w:val="00315A57"/>
    <w:rsid w:val="00324B04"/>
    <w:rsid w:val="00324E42"/>
    <w:rsid w:val="00340C50"/>
    <w:rsid w:val="00350E66"/>
    <w:rsid w:val="00357CC5"/>
    <w:rsid w:val="00361DC5"/>
    <w:rsid w:val="003649B2"/>
    <w:rsid w:val="00371A74"/>
    <w:rsid w:val="00374F3B"/>
    <w:rsid w:val="00381CF9"/>
    <w:rsid w:val="003843FF"/>
    <w:rsid w:val="00396FA6"/>
    <w:rsid w:val="003978D4"/>
    <w:rsid w:val="003A18F1"/>
    <w:rsid w:val="003A318E"/>
    <w:rsid w:val="003C080C"/>
    <w:rsid w:val="003C1E60"/>
    <w:rsid w:val="003C319E"/>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086D"/>
    <w:rsid w:val="004B3C52"/>
    <w:rsid w:val="004B6AB3"/>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17DF"/>
    <w:rsid w:val="005622D6"/>
    <w:rsid w:val="0056318E"/>
    <w:rsid w:val="00571C1D"/>
    <w:rsid w:val="005735F8"/>
    <w:rsid w:val="005778E1"/>
    <w:rsid w:val="0059650F"/>
    <w:rsid w:val="005A5F58"/>
    <w:rsid w:val="005B1453"/>
    <w:rsid w:val="005B2A52"/>
    <w:rsid w:val="005C7D28"/>
    <w:rsid w:val="005D3A59"/>
    <w:rsid w:val="005F5D23"/>
    <w:rsid w:val="00600A9A"/>
    <w:rsid w:val="006028A3"/>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D7ECF"/>
    <w:rsid w:val="006F26CF"/>
    <w:rsid w:val="006F3888"/>
    <w:rsid w:val="006F5CAD"/>
    <w:rsid w:val="00701C44"/>
    <w:rsid w:val="0070421B"/>
    <w:rsid w:val="007060BE"/>
    <w:rsid w:val="00715C3B"/>
    <w:rsid w:val="00727481"/>
    <w:rsid w:val="007403BF"/>
    <w:rsid w:val="007419F6"/>
    <w:rsid w:val="00743591"/>
    <w:rsid w:val="0075434A"/>
    <w:rsid w:val="00756110"/>
    <w:rsid w:val="007600F2"/>
    <w:rsid w:val="00763E9F"/>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81FFE"/>
    <w:rsid w:val="008821B6"/>
    <w:rsid w:val="008B0D23"/>
    <w:rsid w:val="008D63EA"/>
    <w:rsid w:val="008E35CB"/>
    <w:rsid w:val="008F2638"/>
    <w:rsid w:val="008F595E"/>
    <w:rsid w:val="008F62E3"/>
    <w:rsid w:val="008F752B"/>
    <w:rsid w:val="009164B1"/>
    <w:rsid w:val="00924108"/>
    <w:rsid w:val="009331AE"/>
    <w:rsid w:val="00944FFF"/>
    <w:rsid w:val="00945386"/>
    <w:rsid w:val="00952902"/>
    <w:rsid w:val="00955DCC"/>
    <w:rsid w:val="009665A8"/>
    <w:rsid w:val="00980C8E"/>
    <w:rsid w:val="00981D58"/>
    <w:rsid w:val="009863A7"/>
    <w:rsid w:val="009A3CF9"/>
    <w:rsid w:val="009B0BAC"/>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320AD"/>
    <w:rsid w:val="00B4532B"/>
    <w:rsid w:val="00B47225"/>
    <w:rsid w:val="00B64030"/>
    <w:rsid w:val="00B754C1"/>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D5F77"/>
    <w:rsid w:val="00BF2C1B"/>
    <w:rsid w:val="00BF7D8A"/>
    <w:rsid w:val="00C037FE"/>
    <w:rsid w:val="00C36E62"/>
    <w:rsid w:val="00C434EC"/>
    <w:rsid w:val="00C45911"/>
    <w:rsid w:val="00C51E64"/>
    <w:rsid w:val="00C5373E"/>
    <w:rsid w:val="00C647A1"/>
    <w:rsid w:val="00C668FE"/>
    <w:rsid w:val="00C678EF"/>
    <w:rsid w:val="00C72B1E"/>
    <w:rsid w:val="00C80DDF"/>
    <w:rsid w:val="00C828AD"/>
    <w:rsid w:val="00C92153"/>
    <w:rsid w:val="00CA1F6C"/>
    <w:rsid w:val="00CA2C2E"/>
    <w:rsid w:val="00CB2AAC"/>
    <w:rsid w:val="00CB5954"/>
    <w:rsid w:val="00CC5B56"/>
    <w:rsid w:val="00CD4B71"/>
    <w:rsid w:val="00CD6647"/>
    <w:rsid w:val="00CE6A02"/>
    <w:rsid w:val="00CF0921"/>
    <w:rsid w:val="00D01271"/>
    <w:rsid w:val="00D02FE6"/>
    <w:rsid w:val="00D35F5C"/>
    <w:rsid w:val="00D3622D"/>
    <w:rsid w:val="00D43BAB"/>
    <w:rsid w:val="00D445ED"/>
    <w:rsid w:val="00D44664"/>
    <w:rsid w:val="00D45705"/>
    <w:rsid w:val="00D465CE"/>
    <w:rsid w:val="00D60115"/>
    <w:rsid w:val="00D70B24"/>
    <w:rsid w:val="00D70EAA"/>
    <w:rsid w:val="00D717EC"/>
    <w:rsid w:val="00D76D51"/>
    <w:rsid w:val="00D86013"/>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50ACF"/>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1C5C"/>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paragraph" w:styleId="Heading3">
    <w:name w:val="heading 3"/>
    <w:basedOn w:val="Normal"/>
    <w:next w:val="Normal"/>
    <w:link w:val="Heading3Char"/>
    <w:rsid w:val="002C1DD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 w:type="character" w:customStyle="1" w:styleId="Heading3Char">
    <w:name w:val="Heading 3 Char"/>
    <w:basedOn w:val="DefaultParagraphFont"/>
    <w:link w:val="Heading3"/>
    <w:rsid w:val="002C1DDC"/>
    <w:rPr>
      <w:rFonts w:asciiTheme="majorHAnsi" w:eastAsiaTheme="majorEastAsia" w:hAnsiTheme="majorHAnsi" w:cstheme="majorBidi"/>
      <w:color w:val="243F60" w:themeColor="accent1" w:themeShade="7F"/>
      <w:sz w:val="24"/>
      <w:lang w:eastAsia="en-US"/>
    </w:rPr>
  </w:style>
  <w:style w:type="paragraph" w:customStyle="1" w:styleId="Compact">
    <w:name w:val="Compact"/>
    <w:basedOn w:val="BodyText"/>
    <w:qFormat/>
    <w:rsid w:val="002C1DDC"/>
    <w:pPr>
      <w:keepNext/>
      <w:keepLines/>
      <w:spacing w:before="36" w:after="36" w:line="240" w:lineRule="auto"/>
      <w:ind w:firstLine="0"/>
      <w:jc w:val="center"/>
    </w:pPr>
    <w:rPr>
      <w:rFonts w:asciiTheme="minorHAnsi" w:eastAsiaTheme="minorHAnsi" w:hAnsiTheme="minorHAnsi"/>
      <w:color w:val="000000" w:themeColor="text1"/>
      <w:szCs w:val="24"/>
    </w:rPr>
  </w:style>
  <w:style w:type="table" w:customStyle="1" w:styleId="Table">
    <w:name w:val="Table"/>
    <w:semiHidden/>
    <w:unhideWhenUsed/>
    <w:qFormat/>
    <w:rsid w:val="002C1DDC"/>
    <w:pPr>
      <w:spacing w:after="200"/>
    </w:pPr>
    <w:rPr>
      <w:rFonts w:eastAsiaTheme="minorHAnsi"/>
      <w:sz w:val="24"/>
      <w:lang w:eastAsia="en-US"/>
    </w:rPr>
    <w:tblPr>
      <w:tblInd w:w="0" w:type="dxa"/>
      <w:tblCellMar>
        <w:top w:w="0" w:type="dxa"/>
        <w:left w:w="108" w:type="dxa"/>
        <w:bottom w:w="0" w:type="dxa"/>
        <w:right w:w="108" w:type="dxa"/>
      </w:tblCellMar>
    </w:tblPr>
  </w:style>
  <w:style w:type="table" w:styleId="PlainTable2">
    <w:name w:val="Plain Table 2"/>
    <w:basedOn w:val="TableNormal"/>
    <w:uiPriority w:val="42"/>
    <w:rsid w:val="000211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427F5-CDCC-B743-BCF9-0E327DAB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30</Pages>
  <Words>23223</Words>
  <Characters>132373</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155286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57</cp:revision>
  <cp:lastPrinted>2019-04-17T23:21:00Z</cp:lastPrinted>
  <dcterms:created xsi:type="dcterms:W3CDTF">2019-03-11T23:02:00Z</dcterms:created>
  <dcterms:modified xsi:type="dcterms:W3CDTF">2019-04-26T21:18:00Z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