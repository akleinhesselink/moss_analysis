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55D80ECA" w14:textId="431B9F46" w:rsidR="00680017" w:rsidDel="00B97CF4" w:rsidRDefault="00680017" w:rsidP="00680017">
      <w:pPr>
        <w:pStyle w:val="TitlePage"/>
        <w:spacing w:after="0"/>
        <w:jc w:val="center"/>
        <w:rPr>
          <w:del w:id="0" w:author="Andy Kleinhesselink" w:date="2019-03-17T14:05:00Z"/>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del w:id="1" w:author="Andy Kleinhesselink" w:date="2019-03-17T14:05:00Z">
        <w:r w:rsidDel="00B97CF4">
          <w:rPr>
            <w:b/>
            <w:color w:val="000000" w:themeColor="text1"/>
          </w:rPr>
          <w:delText>:</w:delText>
        </w:r>
      </w:del>
      <w:ins w:id="2" w:author="Andy Kleinhesselink" w:date="2019-03-17T14:05:00Z">
        <w:r w:rsidR="00B97CF4">
          <w:rPr>
            <w:b/>
            <w:color w:val="000000" w:themeColor="text1"/>
          </w:rPr>
          <w:t xml:space="preserve"> Across an Environmental Gradient </w:t>
        </w:r>
      </w:ins>
    </w:p>
    <w:p w14:paraId="404D0017" w14:textId="10D22CC2" w:rsidR="006F26CF" w:rsidRPr="00A6092D" w:rsidRDefault="00680017" w:rsidP="00B97CF4">
      <w:pPr>
        <w:pStyle w:val="TitlePage"/>
        <w:spacing w:after="0"/>
        <w:jc w:val="center"/>
        <w:rPr>
          <w:b/>
          <w:color w:val="000000" w:themeColor="text1"/>
        </w:rPr>
      </w:pPr>
      <w:del w:id="3" w:author="Andy Kleinhesselink" w:date="2019-03-17T14:05:00Z">
        <w:r w:rsidDel="00B97CF4">
          <w:rPr>
            <w:b/>
            <w:color w:val="000000" w:themeColor="text1"/>
          </w:rPr>
          <w:delText>a Test of the Stress Gradient Hypothesis</w:delText>
        </w:r>
      </w:del>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4" w:name="move460853090"/>
      <w:bookmarkEnd w:id="4"/>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7D17B356"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ins w:id="5" w:author="Andy Kleinhesselink" w:date="2019-03-16T10:10:00Z">
        <w:r w:rsidR="0041422A">
          <w:rPr>
            <w:rFonts w:cs="Times New Roman"/>
            <w:color w:val="000000" w:themeColor="text1"/>
          </w:rPr>
          <w:t xml:space="preserve"> </w:t>
        </w:r>
      </w:ins>
      <w:ins w:id="6" w:author="Andy Kleinhesselink" w:date="2019-03-16T10:17:00Z">
        <w:r w:rsidR="0041422A">
          <w:rPr>
            <w:rFonts w:cs="Times New Roman"/>
            <w:color w:val="000000" w:themeColor="text1"/>
          </w:rPr>
          <w:t>A</w:t>
        </w:r>
      </w:ins>
      <w:ins w:id="7" w:author="Andy Kleinhesselink" w:date="2019-03-16T10:15:00Z">
        <w:r w:rsidR="0041422A">
          <w:rPr>
            <w:rFonts w:cs="Times New Roman"/>
            <w:color w:val="000000" w:themeColor="text1"/>
          </w:rPr>
          <w:t xml:space="preserve">mong terrestrial plant communities most research has focused on the effects of native vascular plants on invasion </w:t>
        </w:r>
      </w:ins>
      <w:ins w:id="8" w:author="Andy Kleinhesselink" w:date="2019-03-16T10:20:00Z">
        <w:r w:rsidR="0041422A">
          <w:rPr>
            <w:rFonts w:cs="Times New Roman"/>
            <w:color w:val="000000" w:themeColor="text1"/>
          </w:rPr>
          <w:t xml:space="preserve">by </w:t>
        </w:r>
      </w:ins>
      <w:ins w:id="9" w:author="Andy Kleinhesselink" w:date="2019-03-16T10:15:00Z">
        <w:r w:rsidR="0041422A">
          <w:rPr>
            <w:rFonts w:cs="Times New Roman"/>
            <w:color w:val="000000" w:themeColor="text1"/>
          </w:rPr>
          <w:t xml:space="preserve">exotic vascular plants. </w:t>
        </w:r>
      </w:ins>
      <w:del w:id="10" w:author="Andy Kleinhesselink" w:date="2019-03-16T10:10:00Z">
        <w:r w:rsidR="00270C41" w:rsidDel="0041422A">
          <w:rPr>
            <w:rFonts w:cs="Times New Roman"/>
            <w:color w:val="000000" w:themeColor="text1"/>
          </w:rPr>
          <w:delText xml:space="preserve"> </w:delText>
        </w:r>
        <w:bookmarkStart w:id="11" w:name="__UnoMark__967_1065309592"/>
        <w:bookmarkStart w:id="12" w:name="__UnoMark__690_1065309592"/>
        <w:bookmarkStart w:id="13" w:name="__UnoMark__775_1065309592"/>
        <w:bookmarkStart w:id="14" w:name="__UnoMark__903_1248546854"/>
        <w:bookmarkStart w:id="15" w:name="__UnoMark__824_1065309592"/>
        <w:bookmarkStart w:id="16" w:name="__UnoMark__940_1248546854"/>
        <w:bookmarkStart w:id="17" w:name="__UnoMark__982_1248546854"/>
        <w:bookmarkStart w:id="18" w:name="__UnoMark__910_1065309592"/>
        <w:bookmarkStart w:id="19" w:name="__UnoMark__965_16483194"/>
        <w:bookmarkStart w:id="20" w:name="__UnoMark__648_1065309592"/>
        <w:bookmarkStart w:id="21" w:name="__UnoMark__795_1226937769"/>
        <w:bookmarkStart w:id="22" w:name="__UnoMark__619_1065309592"/>
        <w:bookmarkStart w:id="23" w:name="__UnoMark__882_1248546854"/>
        <w:bookmarkStart w:id="24" w:name="__UnoMark__817_16483194"/>
        <w:bookmarkStart w:id="25" w:name="__UnoMark__724_1065309592"/>
        <w:bookmarkStart w:id="26" w:name="__UnoMark__960_124854685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484132" w:rsidDel="0041422A">
          <w:rPr>
            <w:rFonts w:cs="Times New Roman"/>
            <w:color w:val="000000" w:themeColor="text1"/>
          </w:rPr>
          <w:delText>T</w:delText>
        </w:r>
      </w:del>
      <w:del w:id="27" w:author="Andy Kleinhesselink" w:date="2019-03-16T10:11:00Z">
        <w:r w:rsidR="00484132" w:rsidDel="0041422A">
          <w:rPr>
            <w:rFonts w:cs="Times New Roman"/>
            <w:color w:val="000000" w:themeColor="text1"/>
          </w:rPr>
          <w:delText>he stress gradient hypothesis (SGH) provides a unifying framework for understanding the</w:delText>
        </w:r>
        <w:r w:rsidR="008B0D23" w:rsidDel="0041422A">
          <w:rPr>
            <w:rFonts w:cs="Times New Roman"/>
            <w:color w:val="000000" w:themeColor="text1"/>
          </w:rPr>
          <w:delText xml:space="preserve"> range</w:delText>
        </w:r>
        <w:r w:rsidR="00224D2D" w:rsidDel="0041422A">
          <w:rPr>
            <w:rFonts w:cs="Times New Roman"/>
            <w:color w:val="000000" w:themeColor="text1"/>
          </w:rPr>
          <w:delText xml:space="preserve"> of</w:delText>
        </w:r>
        <w:r w:rsidR="00484132" w:rsidDel="0041422A">
          <w:rPr>
            <w:rFonts w:cs="Times New Roman"/>
            <w:color w:val="000000" w:themeColor="text1"/>
          </w:rPr>
          <w:delText xml:space="preserve"> </w:delText>
        </w:r>
        <w:r w:rsidR="008B0D23" w:rsidDel="0041422A">
          <w:rPr>
            <w:rFonts w:cs="Times New Roman"/>
            <w:color w:val="000000" w:themeColor="text1"/>
          </w:rPr>
          <w:delText xml:space="preserve">effects </w:delText>
        </w:r>
        <w:r w:rsidR="00D02FE6" w:rsidDel="0041422A">
          <w:rPr>
            <w:rFonts w:cs="Times New Roman"/>
            <w:color w:val="000000" w:themeColor="text1"/>
          </w:rPr>
          <w:delText>that native species have on</w:delText>
        </w:r>
        <w:r w:rsidR="00484132" w:rsidDel="0041422A">
          <w:rPr>
            <w:rFonts w:cs="Times New Roman"/>
            <w:color w:val="000000" w:themeColor="text1"/>
          </w:rPr>
          <w:delText xml:space="preserve"> </w:delText>
        </w:r>
        <w:r w:rsidR="00270C41" w:rsidDel="0041422A">
          <w:rPr>
            <w:rFonts w:cs="Times New Roman"/>
            <w:color w:val="000000" w:themeColor="text1"/>
          </w:rPr>
          <w:delText>invasive species</w:delText>
        </w:r>
      </w:del>
      <w:del w:id="28" w:author="Andy Kleinhesselink" w:date="2019-03-16T10:15:00Z">
        <w:r w:rsidR="008B0D23" w:rsidDel="0041422A">
          <w:rPr>
            <w:rFonts w:cs="Times New Roman"/>
            <w:color w:val="000000" w:themeColor="text1"/>
          </w:rPr>
          <w:delText>.</w:delText>
        </w:r>
        <w:r w:rsidDel="0041422A">
          <w:rPr>
            <w:rFonts w:cs="Times New Roman"/>
            <w:color w:val="000000" w:themeColor="text1"/>
          </w:rPr>
          <w:delText xml:space="preserve"> </w:delText>
        </w:r>
      </w:del>
      <w:del w:id="29" w:author="Andy Kleinhesselink" w:date="2019-03-16T10:14:00Z">
        <w:r w:rsidR="00270C41" w:rsidDel="0041422A">
          <w:rPr>
            <w:rFonts w:cs="Times New Roman"/>
            <w:color w:val="000000" w:themeColor="text1"/>
          </w:rPr>
          <w:delText xml:space="preserve">The SGH </w:delText>
        </w:r>
        <w:r w:rsidR="00C037FE" w:rsidDel="0041422A">
          <w:rPr>
            <w:rFonts w:cs="Times New Roman"/>
            <w:color w:val="000000" w:themeColor="text1"/>
          </w:rPr>
          <w:delText>p</w:delText>
        </w:r>
        <w:r w:rsidR="00484132" w:rsidDel="0041422A">
          <w:rPr>
            <w:rFonts w:cs="Times New Roman"/>
            <w:color w:val="000000" w:themeColor="text1"/>
          </w:rPr>
          <w:delText>redict</w:delText>
        </w:r>
        <w:r w:rsidR="00270C41" w:rsidDel="0041422A">
          <w:rPr>
            <w:rFonts w:cs="Times New Roman"/>
            <w:color w:val="000000" w:themeColor="text1"/>
          </w:rPr>
          <w:delText>s</w:delText>
        </w:r>
        <w:r w:rsidR="00484132" w:rsidDel="0041422A">
          <w:rPr>
            <w:rFonts w:cs="Times New Roman"/>
            <w:color w:val="000000" w:themeColor="text1"/>
          </w:rPr>
          <w:delText xml:space="preserve"> that </w:delText>
        </w:r>
        <w:r w:rsidR="00270C41" w:rsidDel="0041422A">
          <w:rPr>
            <w:rFonts w:cs="Times New Roman"/>
            <w:color w:val="000000" w:themeColor="text1"/>
          </w:rPr>
          <w:delText xml:space="preserve">native species </w:delText>
        </w:r>
        <w:r w:rsidR="00484132" w:rsidDel="0041422A">
          <w:rPr>
            <w:rFonts w:cs="Times New Roman"/>
            <w:color w:val="000000" w:themeColor="text1"/>
          </w:rPr>
          <w:delText xml:space="preserve">will </w:delText>
        </w:r>
        <w:r w:rsidR="00D02FE6" w:rsidDel="0041422A">
          <w:rPr>
            <w:rFonts w:cs="Times New Roman"/>
            <w:color w:val="000000" w:themeColor="text1"/>
          </w:rPr>
          <w:delText xml:space="preserve">compete with and </w:delText>
        </w:r>
        <w:r w:rsidR="008B0D23" w:rsidDel="0041422A">
          <w:rPr>
            <w:rFonts w:cs="Times New Roman"/>
            <w:color w:val="000000" w:themeColor="text1"/>
          </w:rPr>
          <w:delText>inhibit</w:delText>
        </w:r>
        <w:r w:rsidR="00270C41" w:rsidDel="0041422A">
          <w:rPr>
            <w:rFonts w:cs="Times New Roman"/>
            <w:color w:val="000000" w:themeColor="text1"/>
          </w:rPr>
          <w:delText xml:space="preserve"> </w:delText>
        </w:r>
        <w:r w:rsidR="00D02FE6" w:rsidDel="0041422A">
          <w:rPr>
            <w:rFonts w:cs="Times New Roman"/>
            <w:color w:val="000000" w:themeColor="text1"/>
          </w:rPr>
          <w:delText>species invasion</w:delText>
        </w:r>
        <w:r w:rsidR="008B0D23" w:rsidDel="0041422A">
          <w:rPr>
            <w:rFonts w:cs="Times New Roman"/>
            <w:color w:val="000000" w:themeColor="text1"/>
          </w:rPr>
          <w:delText xml:space="preserve"> </w:delText>
        </w:r>
        <w:r w:rsidR="00270C41" w:rsidDel="0041422A">
          <w:rPr>
            <w:rFonts w:cs="Times New Roman"/>
            <w:color w:val="000000" w:themeColor="text1"/>
          </w:rPr>
          <w:delText xml:space="preserve">in benign habitats but </w:delText>
        </w:r>
        <w:r w:rsidR="00484132" w:rsidDel="0041422A">
          <w:rPr>
            <w:rFonts w:cs="Times New Roman"/>
            <w:color w:val="000000" w:themeColor="text1"/>
          </w:rPr>
          <w:delText xml:space="preserve">facilitate </w:delText>
        </w:r>
        <w:r w:rsidR="008B0D23" w:rsidDel="0041422A">
          <w:rPr>
            <w:rFonts w:cs="Times New Roman"/>
            <w:color w:val="000000" w:themeColor="text1"/>
          </w:rPr>
          <w:delText>invasion</w:delText>
        </w:r>
        <w:r w:rsidR="00484132" w:rsidDel="0041422A">
          <w:rPr>
            <w:rFonts w:cs="Times New Roman"/>
            <w:color w:val="000000" w:themeColor="text1"/>
          </w:rPr>
          <w:delText xml:space="preserve"> in </w:delText>
        </w:r>
        <w:r w:rsidR="00270C41" w:rsidDel="0041422A">
          <w:rPr>
            <w:rFonts w:cs="Times New Roman"/>
            <w:color w:val="000000" w:themeColor="text1"/>
          </w:rPr>
          <w:delText xml:space="preserve">more </w:delText>
        </w:r>
        <w:r w:rsidR="00484132" w:rsidDel="0041422A">
          <w:rPr>
            <w:rFonts w:cs="Times New Roman"/>
            <w:color w:val="000000" w:themeColor="text1"/>
          </w:rPr>
          <w:delText xml:space="preserve">stressful </w:delText>
        </w:r>
        <w:r w:rsidR="00270C41" w:rsidDel="0041422A">
          <w:rPr>
            <w:rFonts w:cs="Times New Roman"/>
            <w:color w:val="000000" w:themeColor="text1"/>
          </w:rPr>
          <w:delText>environments.</w:delText>
        </w:r>
        <w:r w:rsidR="00484132" w:rsidDel="0041422A">
          <w:rPr>
            <w:rFonts w:cs="Times New Roman"/>
            <w:color w:val="000000" w:themeColor="text1"/>
          </w:rPr>
          <w:delText xml:space="preserve"> </w:delText>
        </w:r>
        <w:r w:rsidR="008B0D23" w:rsidDel="0041422A">
          <w:rPr>
            <w:rFonts w:cs="Times New Roman"/>
            <w:color w:val="000000" w:themeColor="text1"/>
          </w:rPr>
          <w:delText xml:space="preserve">Most </w:delText>
        </w:r>
        <w:r w:rsidR="00BB2B8A" w:rsidDel="0041422A">
          <w:rPr>
            <w:rFonts w:cs="Times New Roman"/>
            <w:color w:val="000000" w:themeColor="text1"/>
          </w:rPr>
          <w:delText xml:space="preserve">previous </w:delText>
        </w:r>
        <w:r w:rsidR="008B0D23" w:rsidDel="0041422A">
          <w:rPr>
            <w:rFonts w:cs="Times New Roman"/>
            <w:color w:val="000000" w:themeColor="text1"/>
          </w:rPr>
          <w:delText xml:space="preserve">studies </w:delText>
        </w:r>
        <w:r w:rsidR="00BB2B8A" w:rsidDel="0041422A">
          <w:rPr>
            <w:rFonts w:cs="Times New Roman"/>
            <w:color w:val="000000" w:themeColor="text1"/>
          </w:rPr>
          <w:delText xml:space="preserve">of </w:delText>
        </w:r>
        <w:r w:rsidR="008B0D23" w:rsidDel="0041422A">
          <w:rPr>
            <w:rFonts w:cs="Times New Roman"/>
            <w:color w:val="000000" w:themeColor="text1"/>
          </w:rPr>
          <w:delText xml:space="preserve">exotic plant invasion and the SGH </w:delText>
        </w:r>
        <w:r w:rsidR="00BB2B8A" w:rsidDel="0041422A">
          <w:rPr>
            <w:rFonts w:cs="Times New Roman"/>
            <w:color w:val="000000" w:themeColor="text1"/>
          </w:rPr>
          <w:delText xml:space="preserve">have </w:delText>
        </w:r>
        <w:r w:rsidR="008B0D23" w:rsidDel="0041422A">
          <w:rPr>
            <w:rFonts w:cs="Times New Roman"/>
            <w:color w:val="000000" w:themeColor="text1"/>
          </w:rPr>
          <w:delText>focus</w:delText>
        </w:r>
        <w:r w:rsidR="00BB2B8A" w:rsidDel="0041422A">
          <w:rPr>
            <w:rFonts w:cs="Times New Roman"/>
            <w:color w:val="000000" w:themeColor="text1"/>
          </w:rPr>
          <w:delText>ed</w:delText>
        </w:r>
        <w:r w:rsidR="008B0D23" w:rsidDel="0041422A">
          <w:rPr>
            <w:rFonts w:cs="Times New Roman"/>
            <w:color w:val="000000" w:themeColor="text1"/>
          </w:rPr>
          <w:delText xml:space="preserve"> only on interactions between vascular plants. </w:delText>
        </w:r>
      </w:del>
      <w:r w:rsidR="008B0D23">
        <w:rPr>
          <w:rFonts w:cs="Times New Roman"/>
          <w:color w:val="000000" w:themeColor="text1"/>
        </w:rPr>
        <w:t xml:space="preserve">However, in many </w:t>
      </w:r>
      <w:del w:id="30" w:author="Andy Kleinhesselink" w:date="2019-03-16T10:15:00Z">
        <w:r w:rsidR="008B0D23" w:rsidDel="0041422A">
          <w:rPr>
            <w:rFonts w:cs="Times New Roman"/>
            <w:color w:val="000000" w:themeColor="text1"/>
          </w:rPr>
          <w:delText xml:space="preserve">stressful </w:delText>
        </w:r>
      </w:del>
      <w:del w:id="31" w:author="Andy Kleinhesselink" w:date="2019-03-16T10:16:00Z">
        <w:r w:rsidR="008B0D23" w:rsidDel="0041422A">
          <w:rPr>
            <w:rFonts w:cs="Times New Roman"/>
            <w:color w:val="000000" w:themeColor="text1"/>
          </w:rPr>
          <w:delText>environments</w:delText>
        </w:r>
      </w:del>
      <w:ins w:id="32" w:author="Andy Kleinhesselink" w:date="2019-03-16T10:16:00Z">
        <w:r w:rsidR="0041422A">
          <w:rPr>
            <w:rFonts w:cs="Times New Roman"/>
            <w:color w:val="000000" w:themeColor="text1"/>
          </w:rPr>
          <w:t>ecosystems</w:t>
        </w:r>
      </w:ins>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del w:id="33" w:author="Andy Kleinhesselink" w:date="2019-03-16T10:16:00Z">
        <w:r w:rsidR="007060BE" w:rsidRPr="00A6092D" w:rsidDel="0041422A">
          <w:rPr>
            <w:rFonts w:cs="Times New Roman"/>
            <w:color w:val="000000" w:themeColor="text1"/>
          </w:rPr>
          <w:delText xml:space="preserve">are </w:delText>
        </w:r>
      </w:del>
      <w:ins w:id="34" w:author="Andy Kleinhesselink" w:date="2019-03-16T10:16:00Z">
        <w:r w:rsidR="0041422A">
          <w:rPr>
            <w:rFonts w:cs="Times New Roman"/>
            <w:color w:val="000000" w:themeColor="text1"/>
          </w:rPr>
          <w:t xml:space="preserve">are common </w:t>
        </w:r>
      </w:ins>
      <w:ins w:id="35" w:author="Andy Kleinhesselink" w:date="2019-03-16T10:28:00Z">
        <w:r w:rsidR="00B816D8">
          <w:rPr>
            <w:rFonts w:cs="Times New Roman"/>
            <w:color w:val="000000" w:themeColor="text1"/>
          </w:rPr>
          <w:t xml:space="preserve">and can </w:t>
        </w:r>
      </w:ins>
      <w:ins w:id="36" w:author="Andy Kleinhesselink" w:date="2019-03-16T10:16:00Z">
        <w:r w:rsidR="0041422A">
          <w:rPr>
            <w:rFonts w:cs="Times New Roman"/>
            <w:color w:val="000000" w:themeColor="text1"/>
          </w:rPr>
          <w:t>have</w:t>
        </w:r>
      </w:ins>
      <w:ins w:id="37" w:author="Andy Kleinhesselink" w:date="2019-03-16T10:20:00Z">
        <w:r w:rsidR="0041422A">
          <w:rPr>
            <w:rFonts w:cs="Times New Roman"/>
            <w:color w:val="000000" w:themeColor="text1"/>
          </w:rPr>
          <w:t xml:space="preserve"> </w:t>
        </w:r>
      </w:ins>
      <w:ins w:id="38" w:author="Andy Kleinhesselink" w:date="2019-03-16T10:28:00Z">
        <w:r w:rsidR="00B816D8">
          <w:rPr>
            <w:rFonts w:cs="Times New Roman"/>
            <w:color w:val="000000" w:themeColor="text1"/>
          </w:rPr>
          <w:t>a</w:t>
        </w:r>
      </w:ins>
      <w:ins w:id="39" w:author="Andy Kleinhesselink" w:date="2019-03-16T10:16:00Z">
        <w:r w:rsidR="0041422A">
          <w:rPr>
            <w:rFonts w:cs="Times New Roman"/>
            <w:color w:val="000000" w:themeColor="text1"/>
          </w:rPr>
          <w:t xml:space="preserve">ffect </w:t>
        </w:r>
      </w:ins>
      <w:ins w:id="40" w:author="Andy Kleinhesselink" w:date="2019-03-16T10:21:00Z">
        <w:r w:rsidR="0041422A">
          <w:rPr>
            <w:rFonts w:cs="Times New Roman"/>
            <w:color w:val="000000" w:themeColor="text1"/>
          </w:rPr>
          <w:t xml:space="preserve">the </w:t>
        </w:r>
      </w:ins>
      <w:ins w:id="41" w:author="Andy Kleinhesselink" w:date="2019-03-16T10:16:00Z">
        <w:r w:rsidR="0041422A">
          <w:rPr>
            <w:rFonts w:cs="Times New Roman"/>
            <w:color w:val="000000" w:themeColor="text1"/>
          </w:rPr>
          <w:t>es</w:t>
        </w:r>
      </w:ins>
      <w:ins w:id="42" w:author="Andy Kleinhesselink" w:date="2019-03-16T10:17:00Z">
        <w:r w:rsidR="0041422A">
          <w:rPr>
            <w:rFonts w:cs="Times New Roman"/>
            <w:color w:val="000000" w:themeColor="text1"/>
          </w:rPr>
          <w:t>tablishment, survival and growth</w:t>
        </w:r>
      </w:ins>
      <w:ins w:id="43" w:author="Andy Kleinhesselink" w:date="2019-03-16T10:21:00Z">
        <w:r w:rsidR="0041422A">
          <w:rPr>
            <w:rFonts w:cs="Times New Roman"/>
            <w:color w:val="000000" w:themeColor="text1"/>
          </w:rPr>
          <w:t xml:space="preserve"> of vascular plants</w:t>
        </w:r>
      </w:ins>
      <w:del w:id="44" w:author="Andy Kleinhesselink" w:date="2019-03-16T10:17:00Z">
        <w:r w:rsidR="007060BE" w:rsidRPr="00A6092D" w:rsidDel="0041422A">
          <w:rPr>
            <w:rFonts w:cs="Times New Roman"/>
            <w:color w:val="000000" w:themeColor="text1"/>
          </w:rPr>
          <w:delText>common</w:delText>
        </w:r>
      </w:del>
      <w:r w:rsidR="008B0D23">
        <w:rPr>
          <w:rFonts w:cs="Times New Roman"/>
          <w:color w:val="000000" w:themeColor="text1"/>
        </w:rPr>
        <w:t xml:space="preserve">. </w:t>
      </w:r>
      <w:ins w:id="45" w:author="Andy Kleinhesselink" w:date="2019-03-16T10:24:00Z">
        <w:r w:rsidR="00B816D8">
          <w:rPr>
            <w:rFonts w:cs="Times New Roman"/>
            <w:color w:val="000000" w:themeColor="text1"/>
          </w:rPr>
          <w:t>A</w:t>
        </w:r>
      </w:ins>
      <w:del w:id="46" w:author="Andy Kleinhesselink" w:date="2019-03-16T10:18:00Z">
        <w:r w:rsidR="008B0D23" w:rsidDel="0041422A">
          <w:rPr>
            <w:rFonts w:cs="Times New Roman"/>
            <w:color w:val="000000" w:themeColor="text1"/>
          </w:rPr>
          <w:delText>In</w:delText>
        </w:r>
      </w:del>
      <w:del w:id="47" w:author="Andy Kleinhesselink" w:date="2019-03-16T10:24:00Z">
        <w:r w:rsidR="008B0D23" w:rsidDel="00B816D8">
          <w:rPr>
            <w:rFonts w:cs="Times New Roman"/>
            <w:color w:val="000000" w:themeColor="text1"/>
          </w:rPr>
          <w:delText xml:space="preserve"> order to </w:delText>
        </w:r>
        <w:r w:rsidR="00371A74" w:rsidDel="00B816D8">
          <w:rPr>
            <w:rFonts w:cs="Times New Roman"/>
            <w:color w:val="000000" w:themeColor="text1"/>
          </w:rPr>
          <w:delText>form a</w:delText>
        </w:r>
      </w:del>
      <w:r w:rsidR="00371A74">
        <w:rPr>
          <w:rFonts w:cs="Times New Roman"/>
          <w:color w:val="000000" w:themeColor="text1"/>
        </w:rPr>
        <w:t xml:space="preserve"> more complete picture of </w:t>
      </w:r>
      <w:del w:id="48" w:author="Andy Kleinhesselink" w:date="2019-03-16T10:24:00Z">
        <w:r w:rsidR="00371A74" w:rsidDel="00B816D8">
          <w:rPr>
            <w:rFonts w:cs="Times New Roman"/>
            <w:color w:val="000000" w:themeColor="text1"/>
          </w:rPr>
          <w:delText>the factors influencing</w:delText>
        </w:r>
      </w:del>
      <w:ins w:id="49" w:author="Andy Kleinhesselink" w:date="2019-03-16T10:24:00Z">
        <w:r w:rsidR="00B816D8">
          <w:rPr>
            <w:rFonts w:cs="Times New Roman"/>
            <w:color w:val="000000" w:themeColor="text1"/>
          </w:rPr>
          <w:t>how native biodiversity affects</w:t>
        </w:r>
      </w:ins>
      <w:r w:rsidR="00371A74">
        <w:rPr>
          <w:rFonts w:cs="Times New Roman"/>
          <w:color w:val="000000" w:themeColor="text1"/>
        </w:rPr>
        <w:t xml:space="preserve"> exotic plant invasion</w:t>
      </w:r>
      <w:del w:id="50" w:author="Andy Kleinhesselink" w:date="2019-03-16T10:18:00Z">
        <w:r w:rsidR="00371A74" w:rsidDel="0041422A">
          <w:rPr>
            <w:rFonts w:cs="Times New Roman"/>
            <w:color w:val="000000" w:themeColor="text1"/>
          </w:rPr>
          <w:delText xml:space="preserve"> and to test </w:delText>
        </w:r>
        <w:r w:rsidR="008B0D23" w:rsidDel="0041422A">
          <w:rPr>
            <w:rFonts w:cs="Times New Roman"/>
            <w:color w:val="000000" w:themeColor="text1"/>
          </w:rPr>
          <w:delText>generality of the SGH</w:delText>
        </w:r>
      </w:del>
      <w:r w:rsidR="008B0D23">
        <w:rPr>
          <w:rFonts w:cs="Times New Roman"/>
          <w:color w:val="000000" w:themeColor="text1"/>
        </w:rPr>
        <w:t xml:space="preserve">, </w:t>
      </w:r>
      <w:del w:id="51" w:author="Andy Kleinhesselink" w:date="2019-03-16T10:25:00Z">
        <w:r w:rsidR="008B0D23" w:rsidDel="00B816D8">
          <w:rPr>
            <w:rFonts w:cs="Times New Roman"/>
            <w:color w:val="000000" w:themeColor="text1"/>
          </w:rPr>
          <w:delText xml:space="preserve">it is critical </w:delText>
        </w:r>
      </w:del>
      <w:ins w:id="52" w:author="Andy Kleinhesselink" w:date="2019-03-16T10:25:00Z">
        <w:r w:rsidR="00B816D8">
          <w:rPr>
            <w:rFonts w:cs="Times New Roman"/>
            <w:color w:val="000000" w:themeColor="text1"/>
          </w:rPr>
          <w:t>demands</w:t>
        </w:r>
      </w:ins>
      <w:ins w:id="53" w:author="Andy Kleinhesselink" w:date="2019-03-16T10:18:00Z">
        <w:r w:rsidR="0041422A">
          <w:rPr>
            <w:rFonts w:cs="Times New Roman"/>
            <w:color w:val="000000" w:themeColor="text1"/>
          </w:rPr>
          <w:t xml:space="preserve"> more studies</w:t>
        </w:r>
      </w:ins>
      <w:del w:id="54" w:author="Andy Kleinhesselink" w:date="2019-03-16T10:18:00Z">
        <w:r w:rsidR="008B0D23" w:rsidDel="0041422A">
          <w:rPr>
            <w:rFonts w:cs="Times New Roman"/>
            <w:color w:val="000000" w:themeColor="text1"/>
          </w:rPr>
          <w:delText>to</w:delText>
        </w:r>
      </w:del>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del w:id="55" w:author="Andy Kleinhesselink" w:date="2019-03-16T10:18:00Z">
        <w:r w:rsidR="00371A74" w:rsidDel="0041422A">
          <w:rPr>
            <w:rFonts w:cs="Times New Roman"/>
            <w:color w:val="000000" w:themeColor="text1"/>
          </w:rPr>
          <w:delText xml:space="preserve"> </w:delText>
        </w:r>
      </w:del>
      <w:ins w:id="56" w:author="Andy Kleinhesselink" w:date="2019-03-16T10:18:00Z">
        <w:r w:rsidR="0041422A">
          <w:rPr>
            <w:rFonts w:cs="Times New Roman"/>
            <w:color w:val="000000" w:themeColor="text1"/>
          </w:rPr>
          <w:t xml:space="preserve"> plants</w:t>
        </w:r>
      </w:ins>
      <w:del w:id="57" w:author="Andy Kleinhesselink" w:date="2019-03-16T10:18:00Z">
        <w:r w:rsidR="00371A74" w:rsidDel="0041422A">
          <w:rPr>
            <w:rFonts w:cs="Times New Roman"/>
            <w:color w:val="000000" w:themeColor="text1"/>
          </w:rPr>
          <w:delText xml:space="preserve">plants </w:delText>
        </w:r>
        <w:r w:rsidR="008B0D23" w:rsidDel="0041422A">
          <w:rPr>
            <w:rFonts w:cs="Times New Roman"/>
            <w:color w:val="000000" w:themeColor="text1"/>
          </w:rPr>
          <w:delText>across environmental gradient</w:delText>
        </w:r>
        <w:r w:rsidR="00371A74" w:rsidDel="0041422A">
          <w:rPr>
            <w:rFonts w:cs="Times New Roman"/>
            <w:color w:val="000000" w:themeColor="text1"/>
          </w:rPr>
          <w:delText>s</w:delText>
        </w:r>
      </w:del>
      <w:r w:rsidR="008B0D23">
        <w:rPr>
          <w:rFonts w:cs="Times New Roman"/>
          <w:color w:val="000000" w:themeColor="text1"/>
        </w:rPr>
        <w:t>.</w:t>
      </w:r>
      <w:ins w:id="58" w:author="Andy Kleinhesselink" w:date="2019-03-16T10:22:00Z">
        <w:r w:rsidR="00B816D8">
          <w:rPr>
            <w:rFonts w:cs="Times New Roman"/>
            <w:color w:val="000000" w:themeColor="text1"/>
          </w:rPr>
          <w:t xml:space="preserve"> Mo</w:t>
        </w:r>
      </w:ins>
      <w:ins w:id="59" w:author="Andy Kleinhesselink" w:date="2019-03-16T10:23:00Z">
        <w:r w:rsidR="00B816D8">
          <w:rPr>
            <w:rFonts w:cs="Times New Roman"/>
            <w:color w:val="000000" w:themeColor="text1"/>
          </w:rPr>
          <w:t xml:space="preserve">reover, there is </w:t>
        </w:r>
      </w:ins>
      <w:ins w:id="60" w:author="Andy Kleinhesselink" w:date="2019-03-16T10:27:00Z">
        <w:r w:rsidR="00B816D8">
          <w:rPr>
            <w:rFonts w:cs="Times New Roman"/>
            <w:color w:val="000000" w:themeColor="text1"/>
          </w:rPr>
          <w:t>growing</w:t>
        </w:r>
      </w:ins>
      <w:ins w:id="61" w:author="Andy Kleinhesselink" w:date="2019-03-16T10:23:00Z">
        <w:r w:rsidR="00B816D8">
          <w:rPr>
            <w:rFonts w:cs="Times New Roman"/>
            <w:color w:val="000000" w:themeColor="text1"/>
          </w:rPr>
          <w:t xml:space="preserve"> realization that the effects</w:t>
        </w:r>
      </w:ins>
      <w:ins w:id="62" w:author="Andy Kleinhesselink" w:date="2019-03-16T10:25:00Z">
        <w:r w:rsidR="00B816D8">
          <w:rPr>
            <w:rFonts w:cs="Times New Roman"/>
            <w:color w:val="000000" w:themeColor="text1"/>
          </w:rPr>
          <w:t xml:space="preserve"> of native species on invaders</w:t>
        </w:r>
      </w:ins>
      <w:ins w:id="63" w:author="Andy Kleinhesselink" w:date="2019-03-16T10:23:00Z">
        <w:r w:rsidR="00B816D8">
          <w:rPr>
            <w:rFonts w:cs="Times New Roman"/>
            <w:color w:val="000000" w:themeColor="text1"/>
          </w:rPr>
          <w:t xml:space="preserve"> can </w:t>
        </w:r>
      </w:ins>
      <w:ins w:id="64" w:author="Andy Kleinhesselink" w:date="2019-03-16T10:25:00Z">
        <w:r w:rsidR="00B816D8">
          <w:rPr>
            <w:rFonts w:cs="Times New Roman"/>
            <w:color w:val="000000" w:themeColor="text1"/>
          </w:rPr>
          <w:t xml:space="preserve">range from </w:t>
        </w:r>
      </w:ins>
      <w:ins w:id="65" w:author="Andy Kleinhesselink" w:date="2019-03-16T10:24:00Z">
        <w:r w:rsidR="00B816D8">
          <w:rPr>
            <w:rFonts w:cs="Times New Roman"/>
            <w:color w:val="000000" w:themeColor="text1"/>
          </w:rPr>
          <w:t xml:space="preserve">negative to positive </w:t>
        </w:r>
      </w:ins>
      <w:ins w:id="66" w:author="Andy Kleinhesselink" w:date="2019-03-16T10:26:00Z">
        <w:r w:rsidR="00B816D8">
          <w:rPr>
            <w:rFonts w:cs="Times New Roman"/>
            <w:color w:val="000000" w:themeColor="text1"/>
          </w:rPr>
          <w:t xml:space="preserve">and </w:t>
        </w:r>
      </w:ins>
      <w:ins w:id="67" w:author="Andy Kleinhesselink" w:date="2019-03-16T10:27:00Z">
        <w:r w:rsidR="00B816D8">
          <w:rPr>
            <w:rFonts w:cs="Times New Roman"/>
            <w:color w:val="000000" w:themeColor="text1"/>
          </w:rPr>
          <w:t xml:space="preserve">that </w:t>
        </w:r>
      </w:ins>
      <w:ins w:id="68" w:author="Andy Kleinhesselink" w:date="2019-03-16T10:26:00Z">
        <w:r w:rsidR="00B816D8">
          <w:rPr>
            <w:rFonts w:cs="Times New Roman"/>
            <w:color w:val="000000" w:themeColor="text1"/>
          </w:rPr>
          <w:t xml:space="preserve">a complete picture </w:t>
        </w:r>
      </w:ins>
      <w:ins w:id="69" w:author="Andy Kleinhesselink" w:date="2019-03-16T10:27:00Z">
        <w:r w:rsidR="00B816D8">
          <w:rPr>
            <w:rFonts w:cs="Times New Roman"/>
            <w:color w:val="000000" w:themeColor="text1"/>
          </w:rPr>
          <w:t xml:space="preserve">of </w:t>
        </w:r>
      </w:ins>
      <w:ins w:id="70" w:author="Andy Kleinhesselink" w:date="2019-03-16T10:26:00Z">
        <w:r w:rsidR="00B816D8">
          <w:rPr>
            <w:rFonts w:cs="Times New Roman"/>
            <w:color w:val="000000" w:themeColor="text1"/>
          </w:rPr>
          <w:t xml:space="preserve">interactions between native and exotic </w:t>
        </w:r>
      </w:ins>
      <w:ins w:id="71" w:author="Andy Kleinhesselink" w:date="2019-03-16T10:29:00Z">
        <w:r w:rsidR="00B816D8">
          <w:rPr>
            <w:rFonts w:cs="Times New Roman"/>
            <w:color w:val="000000" w:themeColor="text1"/>
          </w:rPr>
          <w:t>plants</w:t>
        </w:r>
      </w:ins>
      <w:ins w:id="72" w:author="Andy Kleinhesselink" w:date="2019-03-16T10:26:00Z">
        <w:r w:rsidR="00B816D8">
          <w:rPr>
            <w:rFonts w:cs="Times New Roman"/>
            <w:color w:val="000000" w:themeColor="text1"/>
          </w:rPr>
          <w:t xml:space="preserve"> requires measuring interactions </w:t>
        </w:r>
      </w:ins>
      <w:ins w:id="73" w:author="Andy Kleinhesselink" w:date="2019-03-16T10:27:00Z">
        <w:r w:rsidR="00B816D8">
          <w:rPr>
            <w:rFonts w:cs="Times New Roman"/>
            <w:color w:val="000000" w:themeColor="text1"/>
          </w:rPr>
          <w:t>in multiple environments</w:t>
        </w:r>
      </w:ins>
      <w:ins w:id="74" w:author="Andy Kleinhesselink" w:date="2019-03-16T10:24:00Z">
        <w:r w:rsidR="00B816D8">
          <w:rPr>
            <w:rFonts w:cs="Times New Roman"/>
            <w:color w:val="000000" w:themeColor="text1"/>
          </w:rPr>
          <w:t xml:space="preserve">. </w:t>
        </w:r>
      </w:ins>
      <w:del w:id="75" w:author="Andy Kleinhesselink" w:date="2019-03-16T10:22:00Z">
        <w:r w:rsidR="008B0D23" w:rsidDel="00B816D8">
          <w:rPr>
            <w:rFonts w:cs="Times New Roman"/>
            <w:color w:val="000000" w:themeColor="text1"/>
          </w:rPr>
          <w:delText xml:space="preserve"> </w:delText>
        </w:r>
      </w:del>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del w:id="76" w:author="Andy Kleinhesselink" w:date="2019-03-16T10:18:00Z">
        <w:r w:rsidR="00AF68FE" w:rsidRPr="00A6092D" w:rsidDel="0041422A">
          <w:rPr>
            <w:rFonts w:cs="Times New Roman"/>
            <w:color w:val="000000" w:themeColor="text1"/>
          </w:rPr>
          <w:delText xml:space="preserve">stress </w:delText>
        </w:r>
      </w:del>
      <w:ins w:id="77" w:author="Andy Kleinhesselink" w:date="2019-03-16T10:18:00Z">
        <w:r w:rsidR="0041422A">
          <w:rPr>
            <w:rFonts w:cs="Times New Roman"/>
            <w:color w:val="000000" w:themeColor="text1"/>
          </w:rPr>
          <w:t>environmental</w:t>
        </w:r>
        <w:r w:rsidR="0041422A" w:rsidRPr="00A6092D">
          <w:rPr>
            <w:rFonts w:cs="Times New Roman"/>
            <w:color w:val="000000" w:themeColor="text1"/>
          </w:rPr>
          <w:t xml:space="preserve"> </w:t>
        </w:r>
      </w:ins>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ins w:id="78" w:author="Andy Kleinhesselink" w:date="2019-03-16T10:29:00Z">
        <w:r w:rsidR="00B816D8">
          <w:rPr>
            <w:rFonts w:cs="Times New Roman"/>
            <w:color w:val="000000" w:themeColor="text1"/>
          </w:rPr>
          <w:t xml:space="preserve"> and </w:t>
        </w:r>
      </w:ins>
      <w:ins w:id="79" w:author="Andy Kleinhesselink" w:date="2019-03-16T10:30:00Z">
        <w:r w:rsidR="00B816D8">
          <w:rPr>
            <w:rFonts w:cs="Times New Roman"/>
            <w:color w:val="000000" w:themeColor="text1"/>
          </w:rPr>
          <w:t>to vary with environmental context</w:t>
        </w:r>
      </w:ins>
      <w:r w:rsidR="00AF68FE" w:rsidRPr="00A6092D">
        <w:rPr>
          <w:rFonts w:cs="Times New Roman"/>
          <w:color w:val="000000" w:themeColor="text1"/>
        </w:rPr>
        <w:t>:</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ins w:id="80" w:author="Andy Kleinhesselink" w:date="2019-03-16T10:29:00Z">
        <w:r w:rsidR="00B816D8">
          <w:rPr>
            <w:rFonts w:cs="Times New Roman"/>
            <w:color w:val="000000" w:themeColor="text1"/>
          </w:rPr>
          <w:t xml:space="preserve">species </w:t>
        </w:r>
      </w:ins>
      <w:del w:id="81" w:author="Andy Kleinhesselink" w:date="2019-03-16T10:19:00Z">
        <w:r w:rsidR="00E64E49" w:rsidDel="0041422A">
          <w:rPr>
            <w:rFonts w:cs="Times New Roman"/>
            <w:color w:val="000000" w:themeColor="text1"/>
          </w:rPr>
          <w:delText>in both</w:delText>
        </w:r>
        <w:r w:rsidR="00E64E49" w:rsidRPr="00A6092D" w:rsidDel="0041422A">
          <w:rPr>
            <w:rFonts w:cs="Times New Roman"/>
            <w:color w:val="000000" w:themeColor="text1"/>
          </w:rPr>
          <w:delText xml:space="preserve"> </w:delText>
        </w:r>
        <w:r w:rsidR="00AF68FE" w:rsidRPr="00A6092D" w:rsidDel="0041422A">
          <w:rPr>
            <w:rFonts w:cs="Times New Roman"/>
            <w:color w:val="000000" w:themeColor="text1"/>
          </w:rPr>
          <w:delText>low</w:delText>
        </w:r>
        <w:r w:rsidR="000F5EA2" w:rsidDel="0041422A">
          <w:rPr>
            <w:rFonts w:cs="Times New Roman"/>
            <w:color w:val="000000" w:themeColor="text1"/>
          </w:rPr>
          <w:delText>-</w:delText>
        </w:r>
        <w:r w:rsidR="00AF68FE" w:rsidRPr="00A6092D" w:rsidDel="0041422A">
          <w:rPr>
            <w:rFonts w:cs="Times New Roman"/>
            <w:color w:val="000000" w:themeColor="text1"/>
          </w:rPr>
          <w:delText xml:space="preserve"> and high</w:delText>
        </w:r>
        <w:r w:rsidR="000F5EA2" w:rsidDel="0041422A">
          <w:rPr>
            <w:rFonts w:cs="Times New Roman"/>
            <w:color w:val="000000" w:themeColor="text1"/>
          </w:rPr>
          <w:delText>-</w:delText>
        </w:r>
        <w:r w:rsidR="00AF68FE" w:rsidRPr="00A6092D" w:rsidDel="0041422A">
          <w:rPr>
            <w:rFonts w:cs="Times New Roman"/>
            <w:color w:val="000000" w:themeColor="text1"/>
          </w:rPr>
          <w:delText>stress</w:delText>
        </w:r>
      </w:del>
      <w:ins w:id="82" w:author="Andy Kleinhesselink" w:date="2019-03-16T10:19:00Z">
        <w:r w:rsidR="0041422A">
          <w:rPr>
            <w:rFonts w:cs="Times New Roman"/>
            <w:color w:val="000000" w:themeColor="text1"/>
          </w:rPr>
          <w:t>at both ends of the</w:t>
        </w:r>
      </w:ins>
      <w:r w:rsidR="00AF68FE" w:rsidRPr="00A6092D">
        <w:rPr>
          <w:rFonts w:cs="Times New Roman"/>
          <w:color w:val="000000" w:themeColor="text1"/>
        </w:rPr>
        <w:t xml:space="preserve"> environment</w:t>
      </w:r>
      <w:ins w:id="83" w:author="Andy Kleinhesselink" w:date="2019-03-16T10:19:00Z">
        <w:r w:rsidR="0041422A">
          <w:rPr>
            <w:rFonts w:cs="Times New Roman"/>
            <w:color w:val="000000" w:themeColor="text1"/>
          </w:rPr>
          <w:t>al gradient</w:t>
        </w:r>
      </w:ins>
      <w:del w:id="84" w:author="Andy Kleinhesselink" w:date="2019-03-16T10:19:00Z">
        <w:r w:rsidR="00AF68FE" w:rsidRPr="00A6092D" w:rsidDel="0041422A">
          <w:rPr>
            <w:rFonts w:cs="Times New Roman"/>
            <w:color w:val="000000" w:themeColor="text1"/>
          </w:rPr>
          <w:delText>s</w:delText>
        </w:r>
      </w:del>
      <w:r w:rsidR="00BB2B8A">
        <w:rPr>
          <w:rFonts w:cs="Times New Roman"/>
          <w:color w:val="000000" w:themeColor="text1"/>
        </w:rPr>
        <w:t xml:space="preserve"> </w:t>
      </w:r>
      <w:del w:id="85" w:author="Andy Kleinhesselink" w:date="2019-03-11T16:05:00Z">
        <w:r w:rsidR="00BB2B8A" w:rsidDel="000B76D5">
          <w:rPr>
            <w:rFonts w:cs="Times New Roman"/>
            <w:color w:val="000000" w:themeColor="text1"/>
          </w:rPr>
          <w:delText xml:space="preserve">and </w:delText>
        </w:r>
        <w:r w:rsidR="00AF68FE" w:rsidRPr="00A6092D" w:rsidDel="000B76D5">
          <w:rPr>
            <w:rFonts w:cs="Times New Roman"/>
            <w:color w:val="000000" w:themeColor="text1"/>
          </w:rPr>
          <w:delText>inhibited</w:delText>
        </w:r>
        <w:r w:rsidR="00E64E49" w:rsidDel="000B76D5">
          <w:rPr>
            <w:rFonts w:cs="Times New Roman"/>
            <w:color w:val="000000" w:themeColor="text1"/>
          </w:rPr>
          <w:delText xml:space="preserve"> </w:delText>
        </w:r>
        <w:r w:rsidR="00AF68FE" w:rsidRPr="00A6092D" w:rsidDel="000B76D5">
          <w:rPr>
            <w:rFonts w:cs="Times New Roman"/>
            <w:color w:val="000000" w:themeColor="text1"/>
          </w:rPr>
          <w:delText xml:space="preserve">survival and growth </w:delText>
        </w:r>
        <w:r w:rsidR="00371A74" w:rsidDel="000B76D5">
          <w:rPr>
            <w:rFonts w:cs="Times New Roman"/>
            <w:color w:val="000000" w:themeColor="text1"/>
          </w:rPr>
          <w:delText xml:space="preserve">of the other exotic grass </w:delText>
        </w:r>
        <w:r w:rsidR="00AF68FE" w:rsidRPr="00A6092D" w:rsidDel="000B76D5">
          <w:rPr>
            <w:rFonts w:cs="Times New Roman"/>
            <w:color w:val="000000" w:themeColor="text1"/>
          </w:rPr>
          <w:delText xml:space="preserve">at low stress </w:delText>
        </w:r>
      </w:del>
      <w:r w:rsidR="00AF68FE" w:rsidRPr="00A6092D">
        <w:rPr>
          <w:rFonts w:cs="Times New Roman"/>
          <w:color w:val="000000" w:themeColor="text1"/>
        </w:rPr>
        <w:t xml:space="preserve">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ins w:id="86" w:author="Andy Kleinhesselink" w:date="2019-03-11T16:05:00Z">
        <w:r w:rsidR="000B76D5">
          <w:rPr>
            <w:rFonts w:cs="Times New Roman"/>
            <w:color w:val="000000" w:themeColor="text1"/>
          </w:rPr>
          <w:t xml:space="preserve">of another grass </w:t>
        </w:r>
      </w:ins>
      <w:ins w:id="87" w:author="Andy Kleinhesselink" w:date="2019-03-16T10:19:00Z">
        <w:r w:rsidR="0041422A">
          <w:rPr>
            <w:rFonts w:cs="Times New Roman"/>
            <w:color w:val="000000" w:themeColor="text1"/>
          </w:rPr>
          <w:t>in only one environment</w:t>
        </w:r>
      </w:ins>
      <w:del w:id="88" w:author="Andy Kleinhesselink" w:date="2019-03-16T10:19:00Z">
        <w:r w:rsidR="00371A74" w:rsidDel="0041422A">
          <w:rPr>
            <w:rFonts w:cs="Times New Roman"/>
            <w:color w:val="000000" w:themeColor="text1"/>
          </w:rPr>
          <w:delText xml:space="preserve">at </w:delText>
        </w:r>
        <w:r w:rsidR="00AF68FE" w:rsidRPr="00A6092D" w:rsidDel="0041422A">
          <w:rPr>
            <w:rFonts w:cs="Times New Roman"/>
            <w:color w:val="000000" w:themeColor="text1"/>
          </w:rPr>
          <w:delText>high stress</w:delText>
        </w:r>
      </w:del>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ins w:id="89" w:author="Andy Kleinhesselink" w:date="2019-03-16T10:19:00Z">
        <w:r w:rsidR="0041422A">
          <w:rPr>
            <w:color w:val="000000" w:themeColor="text1"/>
          </w:rPr>
          <w:t xml:space="preserve">n important test of the effects of native bryophytes on exotic vascular </w:t>
        </w:r>
      </w:ins>
      <w:ins w:id="90" w:author="Andy Kleinhesselink" w:date="2019-03-16T10:20:00Z">
        <w:r w:rsidR="0041422A">
          <w:rPr>
            <w:color w:val="000000" w:themeColor="text1"/>
          </w:rPr>
          <w:t>plant invasion</w:t>
        </w:r>
      </w:ins>
      <w:ins w:id="91" w:author="Andy Kleinhesselink" w:date="2019-03-16T10:30:00Z">
        <w:r w:rsidR="00B816D8">
          <w:rPr>
            <w:color w:val="000000" w:themeColor="text1"/>
          </w:rPr>
          <w:t>, and</w:t>
        </w:r>
      </w:ins>
      <w:ins w:id="92" w:author="Andy Kleinhesselink" w:date="2019-03-16T10:20:00Z">
        <w:r w:rsidR="0041422A">
          <w:rPr>
            <w:color w:val="000000" w:themeColor="text1"/>
          </w:rPr>
          <w:t xml:space="preserve"> importantly show that these effects can vary dramatically even across local environmental gradients. </w:t>
        </w:r>
      </w:ins>
      <w:del w:id="93" w:author="Andy Kleinhesselink" w:date="2019-03-16T10:19:00Z">
        <w:r w:rsidR="00BB2B8A" w:rsidDel="0041422A">
          <w:rPr>
            <w:color w:val="000000" w:themeColor="text1"/>
          </w:rPr>
          <w:delText xml:space="preserve"> novel </w:delText>
        </w:r>
      </w:del>
      <w:del w:id="94" w:author="Andy Kleinhesselink" w:date="2019-03-16T10:20:00Z">
        <w:r w:rsidR="00BB2B8A" w:rsidDel="0041422A">
          <w:rPr>
            <w:color w:val="000000" w:themeColor="text1"/>
          </w:rPr>
          <w:delText xml:space="preserve">test of the SGH and </w:delText>
        </w:r>
        <w:r w:rsidR="00371A74" w:rsidDel="0041422A">
          <w:rPr>
            <w:color w:val="000000" w:themeColor="text1"/>
          </w:rPr>
          <w:delText>highlight the</w:delText>
        </w:r>
        <w:r w:rsidR="00AF68FE" w:rsidRPr="00A6092D" w:rsidDel="0041422A">
          <w:rPr>
            <w:color w:val="000000" w:themeColor="text1"/>
          </w:rPr>
          <w:delText xml:space="preserve"> </w:delText>
        </w:r>
      </w:del>
      <w:del w:id="95" w:author="Andy Kleinhesselink" w:date="2019-03-11T16:05:00Z">
        <w:r w:rsidR="00AF68FE" w:rsidRPr="00A6092D" w:rsidDel="000B76D5">
          <w:rPr>
            <w:color w:val="000000" w:themeColor="text1"/>
          </w:rPr>
          <w:delText xml:space="preserve">importance of </w:delText>
        </w:r>
      </w:del>
      <w:del w:id="96" w:author="Andy Kleinhesselink" w:date="2019-03-16T10:20:00Z">
        <w:r w:rsidR="00BB2B8A" w:rsidDel="0041422A">
          <w:rPr>
            <w:color w:val="000000" w:themeColor="text1"/>
          </w:rPr>
          <w:delText xml:space="preserve">native </w:delText>
        </w:r>
        <w:r w:rsidR="00AF68FE" w:rsidRPr="00A6092D" w:rsidDel="0041422A">
          <w:rPr>
            <w:color w:val="000000" w:themeColor="text1"/>
          </w:rPr>
          <w:delText xml:space="preserve">bryophytes </w:delText>
        </w:r>
      </w:del>
      <w:del w:id="97" w:author="Andy Kleinhesselink" w:date="2019-03-11T16:05:00Z">
        <w:r w:rsidR="00AF68FE" w:rsidRPr="00A6092D" w:rsidDel="000B76D5">
          <w:rPr>
            <w:color w:val="000000" w:themeColor="text1"/>
          </w:rPr>
          <w:delText xml:space="preserve">in </w:delText>
        </w:r>
        <w:r w:rsidR="00371A74" w:rsidDel="000B76D5">
          <w:rPr>
            <w:color w:val="000000" w:themeColor="text1"/>
          </w:rPr>
          <w:delText xml:space="preserve">controlling </w:delText>
        </w:r>
      </w:del>
      <w:del w:id="98" w:author="Andy Kleinhesselink" w:date="2019-03-16T10:20:00Z">
        <w:r w:rsidR="00371A74" w:rsidDel="0041422A">
          <w:rPr>
            <w:color w:val="000000" w:themeColor="text1"/>
          </w:rPr>
          <w:delText>vascular plant invasion</w:delText>
        </w:r>
        <w:r w:rsidR="00BB2B8A" w:rsidDel="0041422A">
          <w:rPr>
            <w:color w:val="000000" w:themeColor="text1"/>
          </w:rPr>
          <w:delText>s</w:delText>
        </w:r>
        <w:r w:rsidR="00371A74" w:rsidDel="0041422A">
          <w:rPr>
            <w:color w:val="000000" w:themeColor="text1"/>
          </w:rPr>
          <w:delText xml:space="preserve"> in stressful environments</w:delText>
        </w:r>
        <w:r w:rsidR="00AF68FE" w:rsidRPr="00A6092D" w:rsidDel="0041422A">
          <w:rPr>
            <w:color w:val="000000" w:themeColor="text1"/>
          </w:rPr>
          <w:delText>.</w:delText>
        </w:r>
      </w:del>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0CDA39AB"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99" w:name="__UnoMark__620_1065309592"/>
      <w:bookmarkStart w:id="100" w:name="__UnoMark__911_1065309592"/>
      <w:bookmarkStart w:id="101" w:name="__UnoMark__796_1226937769"/>
      <w:bookmarkStart w:id="102" w:name="__UnoMark__955_1248546854"/>
      <w:bookmarkStart w:id="103" w:name="__UnoMark__930_1248546854"/>
      <w:bookmarkStart w:id="104" w:name="__UnoMark__877_1248546854"/>
      <w:bookmarkStart w:id="105" w:name="__UnoMark__825_1065309592"/>
      <w:bookmarkStart w:id="106" w:name="__UnoMark__691_1065309592"/>
      <w:bookmarkStart w:id="107" w:name="__UnoMark__966_16483194"/>
      <w:bookmarkStart w:id="108" w:name="__UnoMark__975_1248546854"/>
      <w:bookmarkStart w:id="109" w:name="__UnoMark__897_1248546854"/>
      <w:bookmarkStart w:id="110" w:name="__UnoMark__968_1065309592"/>
      <w:bookmarkStart w:id="111" w:name="__UnoMark__725_1065309592"/>
      <w:bookmarkStart w:id="112" w:name="__UnoMark__649_1065309592"/>
      <w:bookmarkStart w:id="113" w:name="__UnoMark__935_1248546854"/>
      <w:bookmarkStart w:id="114" w:name="__UnoMark__818_16483194"/>
      <w:bookmarkStart w:id="115" w:name="__UnoMark__776_106530959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del w:id="116" w:author="Andy Kleinhesselink" w:date="2019-03-15T16:06:00Z">
        <w:r w:rsidR="000F55B1" w:rsidRPr="00A6092D" w:rsidDel="0067283C">
          <w:rPr>
            <w:rFonts w:cs="Times New Roman"/>
            <w:color w:val="000000" w:themeColor="text1"/>
          </w:rPr>
          <w:delText xml:space="preserve">Environmental filtering </w:delText>
        </w:r>
        <w:r w:rsidR="000F55B1" w:rsidRPr="00A6092D" w:rsidDel="0067283C">
          <w:rPr>
            <w:rFonts w:cs="Times New Roman"/>
            <w:color w:val="000000" w:themeColor="text1"/>
          </w:rPr>
          <w:fldChar w:fldCharType="begin"/>
        </w:r>
        <w:r w:rsidR="000F55B1" w:rsidRPr="00A6092D" w:rsidDel="0067283C">
          <w:rPr>
            <w:rFonts w:cs="Times New Roman"/>
            <w:color w:val="000000" w:themeColor="text1"/>
          </w:rPr>
          <w:delInstrText xml:space="preserve"> ADDIN ZOTERO_ITEM CSL_CITATION {"citationID":"Sy0GSIP7","properties":{"formattedCitation":"(Kraft et al. 2014)","plainCitation":"(Kraft et al. 2014)","noteIndex":0},"citationItems":[{"id":2492,"uris":["http://zotero.org/users/688880/items/UADKKK5K"],"uri":["http://zotero.org/users/688880/items/UADKKK5K"],"itemData":{"id":2492,"type":"article-journal","title":"Community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delInstrText>
        </w:r>
        <w:r w:rsidR="000F55B1" w:rsidRPr="00A6092D" w:rsidDel="0067283C">
          <w:rPr>
            <w:rFonts w:cs="Times New Roman"/>
            <w:color w:val="000000" w:themeColor="text1"/>
          </w:rPr>
          <w:fldChar w:fldCharType="separate"/>
        </w:r>
        <w:r w:rsidR="000F55B1" w:rsidRPr="00A6092D" w:rsidDel="0067283C">
          <w:rPr>
            <w:rFonts w:cs="Times New Roman"/>
            <w:noProof/>
            <w:color w:val="000000" w:themeColor="text1"/>
          </w:rPr>
          <w:delText>(Kraft et al. 2014)</w:delText>
        </w:r>
        <w:r w:rsidR="000F55B1" w:rsidRPr="00A6092D" w:rsidDel="0067283C">
          <w:rPr>
            <w:rFonts w:cs="Times New Roman"/>
            <w:color w:val="000000" w:themeColor="text1"/>
          </w:rPr>
          <w:fldChar w:fldCharType="end"/>
        </w:r>
        <w:r w:rsidR="00D02FE6" w:rsidDel="0067283C">
          <w:rPr>
            <w:rFonts w:cs="Times New Roman"/>
            <w:color w:val="000000" w:themeColor="text1"/>
          </w:rPr>
          <w:delText xml:space="preserve"> a</w:delText>
        </w:r>
        <w:r w:rsidRPr="00A6092D" w:rsidDel="0067283C">
          <w:rPr>
            <w:rFonts w:cs="Times New Roman"/>
            <w:color w:val="000000" w:themeColor="text1"/>
          </w:rPr>
          <w:delText>nd the stress-gradient</w:delText>
        </w:r>
        <w:r w:rsidR="000F55B1" w:rsidRPr="00A6092D" w:rsidDel="0067283C">
          <w:rPr>
            <w:rFonts w:cs="Times New Roman"/>
            <w:color w:val="000000" w:themeColor="text1"/>
          </w:rPr>
          <w:delText xml:space="preserve"> hypothesis </w:delText>
        </w:r>
        <w:r w:rsidR="000F55B1" w:rsidRPr="00A6092D" w:rsidDel="0067283C">
          <w:rPr>
            <w:rFonts w:cs="Times New Roman"/>
            <w:color w:val="000000" w:themeColor="text1"/>
          </w:rPr>
          <w:fldChar w:fldCharType="begin"/>
        </w:r>
        <w:r w:rsidR="000F55B1" w:rsidRPr="00A6092D" w:rsidDel="0067283C">
          <w:rPr>
            <w:rFonts w:cs="Times New Roman"/>
            <w:color w:val="000000" w:themeColor="text1"/>
          </w:rPr>
          <w:delInstrText xml:space="preserve"> ADDIN ZOTERO_ITEM CSL_CITATION {"citationID":"qhCyKBk2","properties":{"formattedCitation":"(Bertness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delInstrText>
        </w:r>
        <w:r w:rsidR="000F55B1" w:rsidRPr="00A6092D" w:rsidDel="0067283C">
          <w:rPr>
            <w:rFonts w:cs="Times New Roman"/>
            <w:color w:val="000000" w:themeColor="text1"/>
          </w:rPr>
          <w:fldChar w:fldCharType="separate"/>
        </w:r>
        <w:r w:rsidR="000F55B1" w:rsidRPr="00A6092D" w:rsidDel="0067283C">
          <w:rPr>
            <w:rFonts w:cs="Times New Roman"/>
            <w:noProof/>
            <w:color w:val="000000" w:themeColor="text1"/>
          </w:rPr>
          <w:delText>(Bertness and Callaway 1994)</w:delText>
        </w:r>
        <w:r w:rsidR="000F55B1" w:rsidRPr="00A6092D" w:rsidDel="0067283C">
          <w:rPr>
            <w:rFonts w:cs="Times New Roman"/>
            <w:color w:val="000000" w:themeColor="text1"/>
          </w:rPr>
          <w:fldChar w:fldCharType="end"/>
        </w:r>
        <w:r w:rsidR="000F55B1" w:rsidRPr="00A6092D" w:rsidDel="0067283C">
          <w:rPr>
            <w:rFonts w:cs="Times New Roman"/>
            <w:color w:val="000000" w:themeColor="text1"/>
          </w:rPr>
          <w:delText xml:space="preserve"> </w:delText>
        </w:r>
        <w:r w:rsidRPr="00A6092D" w:rsidDel="0067283C">
          <w:rPr>
            <w:rFonts w:cs="Times New Roman"/>
            <w:color w:val="000000" w:themeColor="text1"/>
          </w:rPr>
          <w:delText xml:space="preserve">have emerged as complementary </w:delText>
        </w:r>
        <w:r w:rsidR="00D02FE6" w:rsidDel="0067283C">
          <w:rPr>
            <w:rFonts w:cs="Times New Roman"/>
            <w:color w:val="000000" w:themeColor="text1"/>
          </w:rPr>
          <w:delText>frameworks</w:delText>
        </w:r>
        <w:r w:rsidR="00D02FE6" w:rsidRPr="00A6092D" w:rsidDel="0067283C">
          <w:rPr>
            <w:rFonts w:cs="Times New Roman"/>
            <w:color w:val="000000" w:themeColor="text1"/>
          </w:rPr>
          <w:delText xml:space="preserve"> </w:delText>
        </w:r>
        <w:r w:rsidRPr="00A6092D" w:rsidDel="0067283C">
          <w:rPr>
            <w:rFonts w:cs="Times New Roman"/>
            <w:color w:val="000000" w:themeColor="text1"/>
          </w:rPr>
          <w:delText>for understanding patterns in the success of exotic invasion</w:delText>
        </w:r>
        <w:r w:rsidR="00CF0921" w:rsidDel="0067283C">
          <w:rPr>
            <w:rFonts w:cs="Times New Roman"/>
            <w:color w:val="000000" w:themeColor="text1"/>
          </w:rPr>
          <w:delText>s</w:delText>
        </w:r>
        <w:r w:rsidRPr="00A6092D" w:rsidDel="0067283C">
          <w:rPr>
            <w:rFonts w:cs="Times New Roman"/>
            <w:color w:val="000000" w:themeColor="text1"/>
          </w:rPr>
          <w:delText xml:space="preserve">. </w:delText>
        </w:r>
      </w:del>
      <w:r w:rsidRPr="00A6092D">
        <w:rPr>
          <w:rFonts w:cs="Times New Roman"/>
          <w:color w:val="000000" w:themeColor="text1"/>
        </w:rPr>
        <w:t xml:space="preserve">The environmental filtering model </w:t>
      </w:r>
      <w:ins w:id="117" w:author="Andy Kleinhesselink" w:date="2019-03-15T16:06:00Z">
        <w:r w:rsidR="0067283C">
          <w:rPr>
            <w:rFonts w:cs="Times New Roman"/>
            <w:color w:val="000000" w:themeColor="text1"/>
          </w:rPr>
          <w:t xml:space="preserve">of invasion </w:t>
        </w:r>
      </w:ins>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xml:space="preserve">. Exotic species are able to invade and thrive when they can pass through abiotic filters and </w:t>
      </w:r>
      <w:del w:id="118" w:author="Andy Kleinhesselink" w:date="2019-03-16T10:31:00Z">
        <w:r w:rsidRPr="00A6092D" w:rsidDel="00C828AD">
          <w:rPr>
            <w:rFonts w:cs="Times New Roman"/>
            <w:color w:val="000000" w:themeColor="text1"/>
          </w:rPr>
          <w:delText xml:space="preserve">can </w:delText>
        </w:r>
      </w:del>
      <w:r w:rsidRPr="00A6092D">
        <w:rPr>
          <w:rFonts w:cs="Times New Roman"/>
          <w:color w:val="000000" w:themeColor="text1"/>
        </w:rPr>
        <w:t>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ins w:id="119" w:author="Andy Kleinhesselink" w:date="2019-03-11T18:34:00Z">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ins>
      <w:del w:id="120" w:author="Andy Kleinhesselink" w:date="2019-03-11T18:34:00Z">
        <w:r w:rsidR="00D02FE6" w:rsidRPr="00A6092D" w:rsidDel="000A7ED1">
          <w:rPr>
            <w:rFonts w:cs="Times New Roman"/>
            <w:color w:val="000000" w:themeColor="text1"/>
          </w:rPr>
          <w:del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Hall"}],"issued":{"date-parts":[["1996"]]},"accessed":{"date-parts":[["2016",9,6]]}}}],"schema":"https://github.com/citation-style-language/schema/raw/master/csl-citation.json"} </w:delInstrText>
        </w:r>
      </w:del>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121" w:name="__UnoMark__974_1248546854"/>
      <w:bookmarkEnd w:id="121"/>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del w:id="122" w:author="Andy Kleinhesselink" w:date="2019-03-11T16:08:00Z">
        <w:r w:rsidR="003F7DB7" w:rsidDel="000B76D5">
          <w:rPr>
            <w:rFonts w:cs="Times New Roman"/>
            <w:color w:val="000000" w:themeColor="text1"/>
          </w:rPr>
          <w:delText>is</w:delText>
        </w:r>
        <w:r w:rsidR="003F7DB7" w:rsidRPr="00A6092D" w:rsidDel="000B76D5">
          <w:rPr>
            <w:rFonts w:cs="Times New Roman"/>
            <w:color w:val="000000" w:themeColor="text1"/>
          </w:rPr>
          <w:delText xml:space="preserve"> </w:delText>
        </w:r>
      </w:del>
      <w:ins w:id="123" w:author="Andy Kleinhesselink" w:date="2019-03-11T16:08:00Z">
        <w:r w:rsidR="000B76D5">
          <w:rPr>
            <w:rFonts w:cs="Times New Roman"/>
            <w:color w:val="000000" w:themeColor="text1"/>
          </w:rPr>
          <w:t>are</w:t>
        </w:r>
        <w:r w:rsidR="000B76D5" w:rsidRPr="00A6092D">
          <w:rPr>
            <w:rFonts w:cs="Times New Roman"/>
            <w:color w:val="000000" w:themeColor="text1"/>
          </w:rPr>
          <w:t xml:space="preserve"> </w:t>
        </w:r>
      </w:ins>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124" w:name="__UnoMark__917_1248546854"/>
      <w:bookmarkStart w:id="125" w:name="__UnoMark__954_1248546854"/>
      <w:bookmarkEnd w:id="124"/>
      <w:bookmarkEnd w:id="125"/>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del w:id="126" w:author="Andy Kleinhesselink" w:date="2019-03-11T18:04:00Z">
        <w:r w:rsidR="00C5373E" w:rsidDel="00FF20A9">
          <w:rPr>
            <w:rFonts w:cs="Times New Roman"/>
            <w:color w:val="000000" w:themeColor="text1"/>
          </w:rPr>
          <w:delText xml:space="preserve">seeks </w:delText>
        </w:r>
      </w:del>
      <w:ins w:id="127" w:author="Andy Kleinhesselink" w:date="2019-03-11T18:04:00Z">
        <w:r w:rsidR="00FF20A9">
          <w:rPr>
            <w:rFonts w:cs="Times New Roman"/>
            <w:color w:val="000000" w:themeColor="text1"/>
          </w:rPr>
          <w:t xml:space="preserve">may </w:t>
        </w:r>
      </w:ins>
      <w:ins w:id="128" w:author="Andy Kleinhesselink" w:date="2019-03-15T16:13:00Z">
        <w:r w:rsidR="0067283C">
          <w:rPr>
            <w:rFonts w:cs="Times New Roman"/>
            <w:color w:val="000000" w:themeColor="text1"/>
          </w:rPr>
          <w:t xml:space="preserve">help </w:t>
        </w:r>
      </w:ins>
      <w:del w:id="129" w:author="Andy Kleinhesselink" w:date="2019-03-11T18:04:00Z">
        <w:r w:rsidR="00C5373E" w:rsidDel="00FF20A9">
          <w:rPr>
            <w:rFonts w:cs="Times New Roman"/>
            <w:color w:val="000000" w:themeColor="text1"/>
          </w:rPr>
          <w:delText xml:space="preserve">to </w:delText>
        </w:r>
      </w:del>
      <w:r w:rsidR="00C5373E">
        <w:rPr>
          <w:rFonts w:cs="Times New Roman"/>
          <w:color w:val="000000" w:themeColor="text1"/>
        </w:rPr>
        <w:t>explain</w:t>
      </w:r>
      <w:r w:rsidR="00F226C7">
        <w:rPr>
          <w:rFonts w:cs="Times New Roman"/>
          <w:color w:val="000000" w:themeColor="text1"/>
        </w:rPr>
        <w:t xml:space="preserve"> </w:t>
      </w:r>
      <w:del w:id="130" w:author="Andy Kleinhesselink" w:date="2019-03-16T10:32:00Z">
        <w:r w:rsidR="00F226C7" w:rsidDel="002B50CF">
          <w:rPr>
            <w:rFonts w:cs="Times New Roman"/>
            <w:color w:val="000000" w:themeColor="text1"/>
          </w:rPr>
          <w:delText xml:space="preserve">the </w:delText>
        </w:r>
      </w:del>
      <w:ins w:id="131" w:author="Andy Kleinhesselink" w:date="2019-03-16T10:32:00Z">
        <w:r w:rsidR="002B50CF">
          <w:rPr>
            <w:rFonts w:cs="Times New Roman"/>
            <w:color w:val="000000" w:themeColor="text1"/>
          </w:rPr>
          <w:t xml:space="preserve">how environmental context determines whether </w:t>
        </w:r>
      </w:ins>
      <w:del w:id="132" w:author="Andy Kleinhesselink" w:date="2019-03-16T10:32:00Z">
        <w:r w:rsidR="00F226C7" w:rsidDel="002B50CF">
          <w:rPr>
            <w:rFonts w:cs="Times New Roman"/>
            <w:color w:val="000000" w:themeColor="text1"/>
          </w:rPr>
          <w:delText xml:space="preserve">range of interactions </w:delText>
        </w:r>
        <w:r w:rsidR="0010264D" w:rsidDel="002B50CF">
          <w:rPr>
            <w:rFonts w:cs="Times New Roman"/>
            <w:color w:val="000000" w:themeColor="text1"/>
          </w:rPr>
          <w:delText xml:space="preserve">arising </w:delText>
        </w:r>
        <w:r w:rsidR="00F226C7" w:rsidDel="002B50CF">
          <w:rPr>
            <w:rFonts w:cs="Times New Roman"/>
            <w:color w:val="000000" w:themeColor="text1"/>
          </w:rPr>
          <w:delText>between exotic</w:delText>
        </w:r>
      </w:del>
      <w:ins w:id="133" w:author="Andy Kleinhesselink" w:date="2019-03-16T10:32:00Z">
        <w:r w:rsidR="002B50CF">
          <w:rPr>
            <w:rFonts w:cs="Times New Roman"/>
            <w:color w:val="000000" w:themeColor="text1"/>
          </w:rPr>
          <w:t>native species compete wit</w:t>
        </w:r>
      </w:ins>
      <w:ins w:id="134" w:author="Andy Kleinhesselink" w:date="2019-03-16T10:33:00Z">
        <w:r w:rsidR="002B50CF">
          <w:rPr>
            <w:rFonts w:cs="Times New Roman"/>
            <w:color w:val="000000" w:themeColor="text1"/>
          </w:rPr>
          <w:t>h or facilitate exotic invasion</w:t>
        </w:r>
      </w:ins>
      <w:del w:id="135" w:author="Andy Kleinhesselink" w:date="2019-03-16T10:33:00Z">
        <w:r w:rsidR="00F226C7" w:rsidDel="002B50CF">
          <w:rPr>
            <w:rFonts w:cs="Times New Roman"/>
            <w:color w:val="000000" w:themeColor="text1"/>
          </w:rPr>
          <w:delText xml:space="preserve"> and native species</w:delText>
        </w:r>
      </w:del>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ins w:id="136" w:author="Andy Kleinhesselink" w:date="2019-03-17T12:21:00Z">
        <w:r w:rsidR="0049617D">
          <w:rPr>
            <w:rFonts w:cs="Times New Roman"/>
            <w:color w:val="000000" w:themeColor="text1"/>
          </w:rPr>
          <w:t xml:space="preserve">the effects of native species on </w:t>
        </w:r>
      </w:ins>
      <w:ins w:id="137" w:author="Andy Kleinhesselink" w:date="2019-03-17T12:22:00Z">
        <w:r w:rsidR="0049617D">
          <w:rPr>
            <w:rFonts w:cs="Times New Roman"/>
            <w:color w:val="000000" w:themeColor="text1"/>
          </w:rPr>
          <w:t xml:space="preserve">invading </w:t>
        </w:r>
      </w:ins>
      <w:ins w:id="138" w:author="Andy Kleinhesselink" w:date="2019-03-17T12:21:00Z">
        <w:r w:rsidR="0049617D">
          <w:rPr>
            <w:rFonts w:cs="Times New Roman"/>
            <w:color w:val="000000" w:themeColor="text1"/>
          </w:rPr>
          <w:t>exotic species will change across environmental gradients</w:t>
        </w:r>
      </w:ins>
      <w:ins w:id="139" w:author="Andy Kleinhesselink" w:date="2019-03-17T12:22:00Z">
        <w:r w:rsidR="0049617D">
          <w:rPr>
            <w:rFonts w:cs="Times New Roman"/>
            <w:color w:val="000000" w:themeColor="text1"/>
          </w:rPr>
          <w:t>;</w:t>
        </w:r>
      </w:ins>
      <w:ins w:id="140" w:author="Andy Kleinhesselink" w:date="2019-03-17T12:21:00Z">
        <w:r w:rsidR="0049617D">
          <w:rPr>
            <w:rFonts w:cs="Times New Roman"/>
            <w:color w:val="000000" w:themeColor="text1"/>
          </w:rPr>
          <w:t xml:space="preserve"> </w:t>
        </w:r>
      </w:ins>
      <w:del w:id="141" w:author="Andy Kleinhesselink" w:date="2019-03-15T16:13:00Z">
        <w:r w:rsidRPr="00A6092D" w:rsidDel="0067283C">
          <w:rPr>
            <w:rFonts w:cs="Times New Roman"/>
            <w:color w:val="000000" w:themeColor="text1"/>
          </w:rPr>
          <w:delText xml:space="preserve">interactions </w:delText>
        </w:r>
      </w:del>
      <w:del w:id="142" w:author="Andy Kleinhesselink" w:date="2019-03-15T16:14:00Z">
        <w:r w:rsidRPr="00A6092D" w:rsidDel="0067283C">
          <w:rPr>
            <w:rFonts w:cs="Times New Roman"/>
            <w:color w:val="000000" w:themeColor="text1"/>
          </w:rPr>
          <w:delText xml:space="preserve">between species will be </w:delText>
        </w:r>
        <w:r w:rsidR="00C5373E" w:rsidDel="0067283C">
          <w:rPr>
            <w:rFonts w:cs="Times New Roman"/>
            <w:color w:val="000000" w:themeColor="text1"/>
          </w:rPr>
          <w:delText>negative</w:delText>
        </w:r>
        <w:r w:rsidR="00C5373E" w:rsidRPr="00A6092D" w:rsidDel="0067283C">
          <w:rPr>
            <w:rFonts w:cs="Times New Roman"/>
            <w:color w:val="000000" w:themeColor="text1"/>
          </w:rPr>
          <w:delText xml:space="preserve"> </w:delText>
        </w:r>
        <w:r w:rsidRPr="00A6092D" w:rsidDel="0067283C">
          <w:rPr>
            <w:rFonts w:cs="Times New Roman"/>
            <w:color w:val="000000" w:themeColor="text1"/>
          </w:rPr>
          <w:delText xml:space="preserve">in </w:delText>
        </w:r>
      </w:del>
      <w:del w:id="143" w:author="Andy Kleinhesselink" w:date="2019-03-17T12:22:00Z">
        <w:r w:rsidRPr="00A6092D" w:rsidDel="0049617D">
          <w:rPr>
            <w:rFonts w:cs="Times New Roman"/>
            <w:color w:val="000000" w:themeColor="text1"/>
          </w:rPr>
          <w:delText xml:space="preserve">physically benign </w:delText>
        </w:r>
      </w:del>
      <w:del w:id="144" w:author="Andy Kleinhesselink" w:date="2019-03-15T16:13:00Z">
        <w:r w:rsidRPr="00A6092D" w:rsidDel="0067283C">
          <w:rPr>
            <w:rFonts w:cs="Times New Roman"/>
            <w:color w:val="000000" w:themeColor="text1"/>
          </w:rPr>
          <w:delText xml:space="preserve">or productive </w:delText>
        </w:r>
      </w:del>
      <w:del w:id="145" w:author="Andy Kleinhesselink" w:date="2019-03-17T12:22:00Z">
        <w:r w:rsidRPr="00A6092D" w:rsidDel="0049617D">
          <w:rPr>
            <w:rFonts w:cs="Times New Roman"/>
            <w:color w:val="000000" w:themeColor="text1"/>
          </w:rPr>
          <w:delText>environments</w:delText>
        </w:r>
      </w:del>
      <w:del w:id="146" w:author="Andy Kleinhesselink" w:date="2019-03-15T16:14:00Z">
        <w:r w:rsidR="0010264D" w:rsidDel="0067283C">
          <w:rPr>
            <w:rFonts w:cs="Times New Roman"/>
            <w:color w:val="000000" w:themeColor="text1"/>
          </w:rPr>
          <w:delText xml:space="preserve"> and</w:delText>
        </w:r>
      </w:del>
      <w:del w:id="147" w:author="Andy Kleinhesselink" w:date="2019-03-17T12:22:00Z">
        <w:r w:rsidRPr="00A6092D" w:rsidDel="0049617D">
          <w:rPr>
            <w:rFonts w:cs="Times New Roman"/>
            <w:color w:val="000000" w:themeColor="text1"/>
          </w:rPr>
          <w:delText xml:space="preserve"> </w:delText>
        </w:r>
      </w:del>
      <w:ins w:id="148" w:author="Andy Kleinhesselink" w:date="2019-03-17T12:22:00Z">
        <w:r w:rsidR="0049617D">
          <w:rPr>
            <w:rFonts w:cs="Times New Roman"/>
            <w:color w:val="000000" w:themeColor="text1"/>
          </w:rPr>
          <w:t xml:space="preserve">specifically that effects will be less negative and more </w:t>
        </w:r>
      </w:ins>
      <w:ins w:id="149" w:author="Andy Kleinhesselink" w:date="2019-03-15T16:15:00Z">
        <w:r w:rsidR="0067283C">
          <w:rPr>
            <w:rFonts w:cs="Times New Roman"/>
            <w:color w:val="000000" w:themeColor="text1"/>
          </w:rPr>
          <w:t>positive in more stressful environments</w:t>
        </w:r>
      </w:ins>
      <w:del w:id="150" w:author="Andy Kleinhesselink" w:date="2019-03-15T16:15:00Z">
        <w:r w:rsidRPr="00A6092D" w:rsidDel="0067283C">
          <w:rPr>
            <w:rFonts w:cs="Times New Roman"/>
            <w:color w:val="000000" w:themeColor="text1"/>
          </w:rPr>
          <w:delText xml:space="preserve">positive in stressful </w:delText>
        </w:r>
        <w:r w:rsidR="00D02FE6" w:rsidDel="0067283C">
          <w:rPr>
            <w:rFonts w:cs="Times New Roman"/>
            <w:color w:val="000000" w:themeColor="text1"/>
          </w:rPr>
          <w:delText xml:space="preserve">or resource limited </w:delText>
        </w:r>
        <w:r w:rsidRPr="00A6092D" w:rsidDel="0067283C">
          <w:rPr>
            <w:rFonts w:cs="Times New Roman"/>
            <w:color w:val="000000" w:themeColor="text1"/>
          </w:rPr>
          <w:delText>environments</w:delText>
        </w:r>
      </w:del>
      <w:r w:rsidR="000F55B1" w:rsidRPr="00A6092D">
        <w:rPr>
          <w:rFonts w:cs="Times New Roman"/>
          <w:color w:val="000000" w:themeColor="text1"/>
        </w:rPr>
        <w:t xml:space="preserve"> </w:t>
      </w:r>
      <w:r w:rsidR="000F55B1" w:rsidRPr="00A6092D">
        <w:rPr>
          <w:rFonts w:cs="Times New Roman"/>
          <w:color w:val="000000" w:themeColor="text1"/>
        </w:rPr>
        <w:fldChar w:fldCharType="begin"/>
      </w:r>
      <w:ins w:id="151" w:author="Andy Kleinhesselink" w:date="2019-03-15T16:16:00Z">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ins>
      <w:del w:id="152" w:author="Andy Kleinhesselink" w:date="2019-03-15T16:16:00Z">
        <w:r w:rsidR="00F226C7" w:rsidDel="0067283C">
          <w:rPr>
            <w:rFonts w:cs="Times New Roman"/>
            <w:color w:val="000000" w:themeColor="text1"/>
          </w:rPr>
          <w:delInstrText xml:space="preserve"> ADDIN ZOTERO_ITEM CSL_CITATION {"citationID":"3G5lbDsJ","properties":{"formattedCitation":"(Bertness and Callaway 1994)","plainCitation":"(Bertness and Callaway 1994)","noteIndex":0},"citationItems":[{"id":563,"uris":["http://zotero.org/users/688880/items/ZRGXMM28"],"uri":["http://zotero.org/users/688880/items/ZRGXMM28"],"itemData":{"id":563,"type":"article-journal","title":"Positive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D."},{"family":"Callaway","given":"Ragan"}],"issued":{"date-parts":[["1994"]]}}}],"schema":"https://github.com/citation-style-language/schema/raw/master/csl-citation.json"} </w:delInstrText>
        </w:r>
      </w:del>
      <w:r w:rsidR="000F55B1" w:rsidRPr="00A6092D">
        <w:rPr>
          <w:rFonts w:cs="Times New Roman"/>
          <w:color w:val="000000" w:themeColor="text1"/>
        </w:rPr>
        <w:fldChar w:fldCharType="separate"/>
      </w:r>
      <w:ins w:id="153" w:author="Andy Kleinhesselink" w:date="2019-03-15T16:16:00Z">
        <w:r w:rsidR="0067283C">
          <w:rPr>
            <w:rFonts w:cs="Times New Roman"/>
            <w:noProof/>
            <w:color w:val="000000" w:themeColor="text1"/>
          </w:rPr>
          <w:t>(Bertness and Callaway 1994, Bruno et al. 2003, Badano et al. 2007)</w:t>
        </w:r>
      </w:ins>
      <w:del w:id="154" w:author="Andy Kleinhesselink" w:date="2019-03-15T16:16:00Z">
        <w:r w:rsidR="000F55B1" w:rsidRPr="0067283C" w:rsidDel="0067283C">
          <w:rPr>
            <w:rFonts w:cs="Times New Roman"/>
            <w:noProof/>
            <w:color w:val="000000" w:themeColor="text1"/>
          </w:rPr>
          <w:delText>(Bertness and Callaway 1994)</w:delText>
        </w:r>
      </w:del>
      <w:r w:rsidR="000F55B1" w:rsidRPr="00A6092D">
        <w:rPr>
          <w:rFonts w:cs="Times New Roman"/>
          <w:color w:val="000000" w:themeColor="text1"/>
        </w:rPr>
        <w:fldChar w:fldCharType="end"/>
      </w:r>
      <w:r w:rsidRPr="00A6092D">
        <w:rPr>
          <w:rFonts w:cs="Times New Roman"/>
          <w:color w:val="000000" w:themeColor="text1"/>
        </w:rPr>
        <w:t xml:space="preserve">. </w:t>
      </w:r>
      <w:del w:id="155" w:author="Andy Kleinhesselink" w:date="2019-03-15T16:15:00Z">
        <w:r w:rsidRPr="00A6092D" w:rsidDel="0067283C">
          <w:rPr>
            <w:rFonts w:cs="Times New Roman"/>
            <w:color w:val="000000" w:themeColor="text1"/>
          </w:rPr>
          <w:delText xml:space="preserve">An implication of the SGH is that </w:delText>
        </w:r>
        <w:r w:rsidR="00ED751B" w:rsidDel="0067283C">
          <w:rPr>
            <w:rFonts w:cs="Times New Roman"/>
            <w:color w:val="000000" w:themeColor="text1"/>
          </w:rPr>
          <w:delText xml:space="preserve">stress </w:delText>
        </w:r>
        <w:r w:rsidRPr="00A6092D" w:rsidDel="0067283C">
          <w:rPr>
            <w:rFonts w:cs="Times New Roman"/>
            <w:color w:val="000000" w:themeColor="text1"/>
          </w:rPr>
          <w:delText xml:space="preserve">should </w:delText>
        </w:r>
        <w:r w:rsidR="00F226C7" w:rsidDel="0067283C">
          <w:rPr>
            <w:rFonts w:cs="Times New Roman"/>
            <w:color w:val="000000" w:themeColor="text1"/>
          </w:rPr>
          <w:delText>predict</w:delText>
        </w:r>
        <w:r w:rsidR="00F226C7" w:rsidRPr="00A6092D" w:rsidDel="0067283C">
          <w:rPr>
            <w:rFonts w:cs="Times New Roman"/>
            <w:color w:val="000000" w:themeColor="text1"/>
          </w:rPr>
          <w:delText xml:space="preserve"> </w:delText>
        </w:r>
        <w:r w:rsidR="00F226C7" w:rsidDel="0067283C">
          <w:rPr>
            <w:rFonts w:cs="Times New Roman"/>
            <w:color w:val="000000" w:themeColor="text1"/>
          </w:rPr>
          <w:delText xml:space="preserve">the effect that </w:delText>
        </w:r>
        <w:r w:rsidRPr="00A6092D" w:rsidDel="0067283C">
          <w:rPr>
            <w:rFonts w:cs="Times New Roman"/>
            <w:color w:val="000000" w:themeColor="text1"/>
          </w:rPr>
          <w:delText xml:space="preserve">native species </w:delText>
        </w:r>
        <w:r w:rsidR="00F226C7" w:rsidDel="0067283C">
          <w:rPr>
            <w:rFonts w:cs="Times New Roman"/>
            <w:color w:val="000000" w:themeColor="text1"/>
          </w:rPr>
          <w:delText>have on</w:delText>
        </w:r>
        <w:r w:rsidR="00F226C7" w:rsidRPr="00A6092D" w:rsidDel="0067283C">
          <w:rPr>
            <w:rFonts w:cs="Times New Roman"/>
            <w:color w:val="000000" w:themeColor="text1"/>
          </w:rPr>
          <w:delText xml:space="preserve"> </w:delText>
        </w:r>
        <w:r w:rsidRPr="00A6092D" w:rsidDel="0067283C">
          <w:rPr>
            <w:rFonts w:cs="Times New Roman"/>
            <w:color w:val="000000" w:themeColor="text1"/>
          </w:rPr>
          <w:delText>exotics: native</w:delText>
        </w:r>
        <w:r w:rsidR="00F226C7" w:rsidDel="0067283C">
          <w:rPr>
            <w:rFonts w:cs="Times New Roman"/>
            <w:color w:val="000000" w:themeColor="text1"/>
          </w:rPr>
          <w:delText xml:space="preserve"> taxa </w:delText>
        </w:r>
        <w:r w:rsidR="002E27B5" w:rsidDel="0067283C">
          <w:rPr>
            <w:rFonts w:cs="Times New Roman"/>
            <w:color w:val="000000" w:themeColor="text1"/>
          </w:rPr>
          <w:delText>should</w:delText>
        </w:r>
        <w:r w:rsidR="002E27B5" w:rsidRPr="00A6092D" w:rsidDel="0067283C">
          <w:rPr>
            <w:rFonts w:cs="Times New Roman"/>
            <w:color w:val="000000" w:themeColor="text1"/>
          </w:rPr>
          <w:delText xml:space="preserve"> </w:delText>
        </w:r>
        <w:r w:rsidR="00F226C7" w:rsidDel="0067283C">
          <w:rPr>
            <w:rFonts w:cs="Times New Roman"/>
            <w:color w:val="000000" w:themeColor="text1"/>
          </w:rPr>
          <w:delText>resist</w:delText>
        </w:r>
        <w:r w:rsidR="00F226C7" w:rsidRPr="00A6092D" w:rsidDel="0067283C">
          <w:rPr>
            <w:rFonts w:cs="Times New Roman"/>
            <w:color w:val="000000" w:themeColor="text1"/>
          </w:rPr>
          <w:delText xml:space="preserve"> </w:delText>
        </w:r>
        <w:r w:rsidRPr="00A6092D" w:rsidDel="0067283C">
          <w:rPr>
            <w:rFonts w:cs="Times New Roman"/>
            <w:color w:val="000000" w:themeColor="text1"/>
          </w:rPr>
          <w:delText xml:space="preserve">invasion in productive habitats, </w:delText>
        </w:r>
        <w:r w:rsidR="00F226C7" w:rsidDel="0067283C">
          <w:rPr>
            <w:rFonts w:cs="Times New Roman"/>
            <w:color w:val="000000" w:themeColor="text1"/>
          </w:rPr>
          <w:delText>but</w:delText>
        </w:r>
        <w:r w:rsidR="00F226C7" w:rsidRPr="00A6092D" w:rsidDel="0067283C">
          <w:rPr>
            <w:rFonts w:cs="Times New Roman"/>
            <w:color w:val="000000" w:themeColor="text1"/>
          </w:rPr>
          <w:delText xml:space="preserve"> </w:delText>
        </w:r>
        <w:r w:rsidRPr="00A6092D" w:rsidDel="0067283C">
          <w:rPr>
            <w:rFonts w:cs="Times New Roman"/>
            <w:color w:val="000000" w:themeColor="text1"/>
          </w:rPr>
          <w:delText xml:space="preserve">facilitate invasion in stressful environments </w:delText>
        </w:r>
      </w:del>
      <w:bookmarkStart w:id="156" w:name="__UnoMark__998_1248546854"/>
      <w:bookmarkEnd w:id="156"/>
      <w:del w:id="157" w:author="Andy Kleinhesselink" w:date="2019-03-15T16:16:00Z">
        <w:r w:rsidR="000F55B1" w:rsidRPr="00A6092D" w:rsidDel="0067283C">
          <w:rPr>
            <w:rFonts w:cs="Times New Roman"/>
            <w:color w:val="000000" w:themeColor="text1"/>
          </w:rPr>
          <w:fldChar w:fldCharType="begin"/>
        </w:r>
        <w:r w:rsidR="000F55B1" w:rsidRPr="00A6092D" w:rsidDel="0067283C">
          <w:rPr>
            <w:rFonts w:cs="Times New Roman"/>
            <w:color w:val="000000" w:themeColor="text1"/>
          </w:rPr>
          <w:delInstrText xml:space="preserve"> ADDIN ZOTERO_ITEM CSL_CITATION {"citationID":"i8owARU9","properties":{"formattedCitation":"(Bruno et al. 2003, Badano et al. 2007)","plainCitation":"(Bruno et al. 2003, Badano et al. 2007)","noteIndex":0},"citationItems":[{"id":1870,"uris":["http://zotero.org/users/688880/items/9STV6UBX"],"uri":["http://zotero.org/users/688880/items/9STV6UBX"],"itemData":{"id":1870,"type":"article-journal","title":"Inclusion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delInstrText>
        </w:r>
        <w:r w:rsidR="000F55B1" w:rsidRPr="00A6092D" w:rsidDel="0067283C">
          <w:rPr>
            <w:rFonts w:cs="Times New Roman"/>
            <w:color w:val="000000" w:themeColor="text1"/>
          </w:rPr>
          <w:fldChar w:fldCharType="separate"/>
        </w:r>
        <w:r w:rsidR="000F55B1" w:rsidRPr="00A6092D" w:rsidDel="0067283C">
          <w:rPr>
            <w:rFonts w:cs="Times New Roman"/>
            <w:noProof/>
            <w:color w:val="000000" w:themeColor="text1"/>
          </w:rPr>
          <w:delText>(Bruno et al. 2003, Badano et al. 2007)</w:delText>
        </w:r>
        <w:r w:rsidR="000F55B1" w:rsidRPr="00A6092D" w:rsidDel="0067283C">
          <w:rPr>
            <w:rFonts w:cs="Times New Roman"/>
            <w:color w:val="000000" w:themeColor="text1"/>
          </w:rPr>
          <w:fldChar w:fldCharType="end"/>
        </w:r>
        <w:r w:rsidRPr="00A6092D" w:rsidDel="0067283C">
          <w:rPr>
            <w:rFonts w:cs="Times New Roman"/>
            <w:color w:val="000000" w:themeColor="text1"/>
          </w:rPr>
          <w:delText xml:space="preserve">. </w:delText>
        </w:r>
      </w:del>
    </w:p>
    <w:p w14:paraId="6C19DBAC" w14:textId="0D6F83CE"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ins w:id="158" w:author="Andy Kleinhesselink" w:date="2019-03-11T18:34:00Z">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ins>
      <w:del w:id="159" w:author="Andy Kleinhesselink" w:date="2019-03-11T18:34:00Z">
        <w:r w:rsidR="004E4C58" w:rsidRPr="00A6092D" w:rsidDel="000A7ED1">
          <w:rPr>
            <w:color w:val="000000" w:themeColor="text1"/>
          </w:rPr>
          <w:del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L."}],"issued":{"date-parts":[["2001"]]},"accessed":{"date-parts":[["2016",9,6]]}}}],"schema":"https://github.com/citation-style-language/schema/raw/master/csl-citation.json"} </w:delInstrText>
        </w:r>
      </w:del>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w:t>
      </w:r>
      <w:r w:rsidRPr="00A6092D">
        <w:rPr>
          <w:color w:val="000000" w:themeColor="text1"/>
        </w:rPr>
        <w:lastRenderedPageBreak/>
        <w:t xml:space="preserve">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xml:space="preserve">. Despite their small stature, non-vascular plants can </w:t>
      </w:r>
      <w:del w:id="160" w:author="Andy Kleinhesselink" w:date="2019-03-16T10:33:00Z">
        <w:r w:rsidRPr="00A6092D" w:rsidDel="002B50CF">
          <w:rPr>
            <w:color w:val="000000" w:themeColor="text1"/>
          </w:rPr>
          <w:delText xml:space="preserve">strongly </w:delText>
        </w:r>
      </w:del>
      <w:r w:rsidRPr="00A6092D">
        <w:rPr>
          <w:color w:val="000000" w:themeColor="text1"/>
        </w:rPr>
        <w:t>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del w:id="161" w:author="Andy Kleinhesselink" w:date="2019-03-15T16:16:00Z">
        <w:r w:rsidR="00F226C7" w:rsidDel="0067283C">
          <w:rPr>
            <w:color w:val="000000" w:themeColor="text1"/>
          </w:rPr>
          <w:delText xml:space="preserve">would </w:delText>
        </w:r>
      </w:del>
      <w:ins w:id="162" w:author="Andy Kleinhesselink" w:date="2019-03-15T16:16:00Z">
        <w:r w:rsidR="0067283C">
          <w:rPr>
            <w:color w:val="000000" w:themeColor="text1"/>
          </w:rPr>
          <w:t xml:space="preserve">along </w:t>
        </w:r>
      </w:ins>
      <w:ins w:id="163" w:author="Andy Kleinhesselink" w:date="2019-03-15T16:17:00Z">
        <w:r w:rsidR="0067283C">
          <w:rPr>
            <w:color w:val="000000" w:themeColor="text1"/>
          </w:rPr>
          <w:t>environmental gradients would provide a novel test of the idea that these interactions should change depending on environmental context</w:t>
        </w:r>
      </w:ins>
      <w:del w:id="164" w:author="Andy Kleinhesselink" w:date="2019-03-15T16:17:00Z">
        <w:r w:rsidR="00F226C7" w:rsidDel="0067283C">
          <w:rPr>
            <w:color w:val="000000" w:themeColor="text1"/>
          </w:rPr>
          <w:delText xml:space="preserve">provide a novel test of the SGH and could help expand </w:delText>
        </w:r>
        <w:r w:rsidR="00182E2F" w:rsidDel="0067283C">
          <w:rPr>
            <w:color w:val="000000" w:themeColor="text1"/>
          </w:rPr>
          <w:delText xml:space="preserve">the </w:delText>
        </w:r>
        <w:r w:rsidR="00F226C7" w:rsidDel="0067283C">
          <w:rPr>
            <w:color w:val="000000" w:themeColor="text1"/>
          </w:rPr>
          <w:delText xml:space="preserve">generality </w:delText>
        </w:r>
        <w:r w:rsidR="00182E2F" w:rsidDel="0067283C">
          <w:rPr>
            <w:color w:val="000000" w:themeColor="text1"/>
          </w:rPr>
          <w:delText xml:space="preserve">of the SGH </w:delText>
        </w:r>
        <w:r w:rsidR="00F226C7" w:rsidDel="0067283C">
          <w:rPr>
            <w:color w:val="000000" w:themeColor="text1"/>
          </w:rPr>
          <w:delText xml:space="preserve">to all pairs of competitors, not </w:delText>
        </w:r>
        <w:r w:rsidR="002B1342" w:rsidDel="0067283C">
          <w:rPr>
            <w:color w:val="000000" w:themeColor="text1"/>
          </w:rPr>
          <w:delText xml:space="preserve">only </w:delText>
        </w:r>
        <w:r w:rsidR="00F226C7" w:rsidDel="0067283C">
          <w:rPr>
            <w:color w:val="000000" w:themeColor="text1"/>
          </w:rPr>
          <w:delText>species with similar functional traits and life histories</w:delText>
        </w:r>
      </w:del>
      <w:r w:rsidR="00F226C7">
        <w:rPr>
          <w:color w:val="000000" w:themeColor="text1"/>
        </w:rPr>
        <w:t xml:space="preserve">. </w:t>
      </w:r>
    </w:p>
    <w:p w14:paraId="370D3BC3" w14:textId="3B2AE420"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del w:id="165" w:author="Andy Kleinhesselink" w:date="2019-03-15T16:18:00Z">
        <w:r w:rsidR="00AA7176" w:rsidRPr="00A6092D" w:rsidDel="0067283C">
          <w:rPr>
            <w:rFonts w:cs="Times New Roman"/>
            <w:color w:val="000000" w:themeColor="text1"/>
          </w:rPr>
          <w:delText xml:space="preserve">whether </w:delText>
        </w:r>
      </w:del>
      <w:ins w:id="166" w:author="Andy Kleinhesselink" w:date="2019-03-15T16:18:00Z">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ins>
      <w:del w:id="167" w:author="Andy Kleinhesselink" w:date="2019-03-11T18:07:00Z">
        <w:r w:rsidDel="00FF20A9">
          <w:rPr>
            <w:rFonts w:cs="Times New Roman"/>
            <w:color w:val="000000" w:themeColor="text1"/>
          </w:rPr>
          <w:delText xml:space="preserve">the effects of </w:delText>
        </w:r>
      </w:del>
      <w:r w:rsidR="00AA7176" w:rsidRPr="00A6092D">
        <w:rPr>
          <w:rFonts w:cs="Times New Roman"/>
          <w:color w:val="000000" w:themeColor="text1"/>
        </w:rPr>
        <w:t xml:space="preserve">native </w:t>
      </w:r>
      <w:r>
        <w:rPr>
          <w:rFonts w:cs="Times New Roman"/>
          <w:color w:val="000000" w:themeColor="text1"/>
        </w:rPr>
        <w:t>bryophyte</w:t>
      </w:r>
      <w:ins w:id="168" w:author="Andy Kleinhesselink" w:date="2019-03-15T16:18:00Z">
        <w:r w:rsidR="0067283C">
          <w:rPr>
            <w:rFonts w:cs="Times New Roman"/>
            <w:color w:val="000000" w:themeColor="text1"/>
          </w:rPr>
          <w:t xml:space="preserve">s on </w:t>
        </w:r>
      </w:ins>
      <w:del w:id="169" w:author="Andy Kleinhesselink" w:date="2019-03-15T16:18:00Z">
        <w:r w:rsidDel="0067283C">
          <w:rPr>
            <w:rFonts w:cs="Times New Roman"/>
            <w:color w:val="000000" w:themeColor="text1"/>
          </w:rPr>
          <w:delText>s</w:delText>
        </w:r>
      </w:del>
      <w:del w:id="170" w:author="Andy Kleinhesselink" w:date="2019-03-11T18:07:00Z">
        <w:r w:rsidRPr="00A6092D" w:rsidDel="00FF20A9">
          <w:rPr>
            <w:rFonts w:cs="Times New Roman"/>
            <w:color w:val="000000" w:themeColor="text1"/>
          </w:rPr>
          <w:delText xml:space="preserve"> </w:delText>
        </w:r>
      </w:del>
      <w:del w:id="171" w:author="Andy Kleinhesselink" w:date="2019-03-11T18:08:00Z">
        <w:r w:rsidDel="00FF20A9">
          <w:rPr>
            <w:rFonts w:cs="Times New Roman"/>
            <w:color w:val="000000" w:themeColor="text1"/>
          </w:rPr>
          <w:delText xml:space="preserve">on </w:delText>
        </w:r>
      </w:del>
      <w:r>
        <w:rPr>
          <w:rFonts w:cs="Times New Roman"/>
          <w:color w:val="000000" w:themeColor="text1"/>
        </w:rPr>
        <w:t xml:space="preserve">exotic </w:t>
      </w:r>
      <w:r w:rsidR="00374F3B">
        <w:rPr>
          <w:rFonts w:cs="Times New Roman"/>
          <w:color w:val="000000" w:themeColor="text1"/>
        </w:rPr>
        <w:t>plant</w:t>
      </w:r>
      <w:ins w:id="172" w:author="Andy Kleinhesselink" w:date="2019-03-11T18:08:00Z">
        <w:r w:rsidR="00FF20A9">
          <w:rPr>
            <w:rFonts w:cs="Times New Roman"/>
            <w:color w:val="000000" w:themeColor="text1"/>
          </w:rPr>
          <w:t>s</w:t>
        </w:r>
      </w:ins>
      <w:ins w:id="173" w:author="Andy Kleinhesselink" w:date="2019-03-15T16:18:00Z">
        <w:r w:rsidR="0067283C">
          <w:rPr>
            <w:rFonts w:cs="Times New Roman"/>
            <w:color w:val="000000" w:themeColor="text1"/>
          </w:rPr>
          <w:t xml:space="preserve"> </w:t>
        </w:r>
      </w:ins>
      <w:ins w:id="174" w:author="Andy Kleinhesselink" w:date="2019-03-15T16:19:00Z">
        <w:r w:rsidR="0067283C">
          <w:rPr>
            <w:rFonts w:cs="Times New Roman"/>
            <w:color w:val="000000" w:themeColor="text1"/>
          </w:rPr>
          <w:t>can vary</w:t>
        </w:r>
      </w:ins>
      <w:del w:id="175" w:author="Andy Kleinhesselink" w:date="2019-03-11T18:07:00Z">
        <w:r w:rsidR="00374F3B" w:rsidDel="00FF20A9">
          <w:rPr>
            <w:rFonts w:cs="Times New Roman"/>
            <w:color w:val="000000" w:themeColor="text1"/>
          </w:rPr>
          <w:delText xml:space="preserve"> </w:delText>
        </w:r>
        <w:r w:rsidDel="00FF20A9">
          <w:rPr>
            <w:rFonts w:cs="Times New Roman"/>
            <w:color w:val="000000" w:themeColor="text1"/>
          </w:rPr>
          <w:delText>species</w:delText>
        </w:r>
      </w:del>
      <w:del w:id="176" w:author="Andy Kleinhesselink" w:date="2019-03-11T18:08:00Z">
        <w:r w:rsidDel="00FF20A9">
          <w:rPr>
            <w:rFonts w:cs="Times New Roman"/>
            <w:color w:val="000000" w:themeColor="text1"/>
          </w:rPr>
          <w:delText xml:space="preserve"> </w:delText>
        </w:r>
        <w:r w:rsidR="00AA7176" w:rsidRPr="00A6092D" w:rsidDel="00FF20A9">
          <w:rPr>
            <w:rFonts w:cs="Times New Roman"/>
            <w:color w:val="000000" w:themeColor="text1"/>
          </w:rPr>
          <w:delText xml:space="preserve">shift from </w:delText>
        </w:r>
        <w:r w:rsidDel="00FF20A9">
          <w:rPr>
            <w:rFonts w:cs="Times New Roman"/>
            <w:color w:val="000000" w:themeColor="text1"/>
          </w:rPr>
          <w:delText>competition to</w:delText>
        </w:r>
        <w:r w:rsidR="00AA7176" w:rsidRPr="00A6092D" w:rsidDel="00FF20A9">
          <w:rPr>
            <w:rFonts w:cs="Times New Roman"/>
            <w:color w:val="000000" w:themeColor="text1"/>
          </w:rPr>
          <w:delText xml:space="preserve"> facilitating</w:delText>
        </w:r>
      </w:del>
      <w:r w:rsidR="00AA7176" w:rsidRPr="00A6092D">
        <w:rPr>
          <w:rFonts w:cs="Times New Roman"/>
          <w:color w:val="000000" w:themeColor="text1"/>
        </w:rPr>
        <w:t xml:space="preserve"> across</w:t>
      </w:r>
      <w:ins w:id="177" w:author="Andy Kleinhesselink" w:date="2019-03-15T16:19:00Z">
        <w:r w:rsidR="0067283C">
          <w:rPr>
            <w:rFonts w:cs="Times New Roman"/>
            <w:color w:val="000000" w:themeColor="text1"/>
          </w:rPr>
          <w:t xml:space="preserve"> local</w:t>
        </w:r>
      </w:ins>
      <w:r w:rsidR="00AA7176" w:rsidRPr="00A6092D">
        <w:rPr>
          <w:rFonts w:cs="Times New Roman"/>
          <w:color w:val="000000" w:themeColor="text1"/>
        </w:rPr>
        <w:t xml:space="preserve"> environmental gradients</w:t>
      </w:r>
      <w:del w:id="178" w:author="Andy Kleinhesselink" w:date="2019-03-11T18:08:00Z">
        <w:r w:rsidR="00374F3B" w:rsidDel="00FF20A9">
          <w:rPr>
            <w:rFonts w:cs="Times New Roman"/>
            <w:color w:val="000000" w:themeColor="text1"/>
          </w:rPr>
          <w:delText>,</w:delText>
        </w:r>
      </w:del>
      <w:del w:id="179" w:author="Andy Kleinhesselink" w:date="2019-03-15T16:18:00Z">
        <w:r w:rsidR="00AA7176" w:rsidRPr="00A6092D" w:rsidDel="0067283C">
          <w:rPr>
            <w:rFonts w:cs="Times New Roman"/>
            <w:color w:val="000000" w:themeColor="text1"/>
          </w:rPr>
          <w:delText xml:space="preserve"> as the SGH predicts</w:delText>
        </w:r>
      </w:del>
      <w:r w:rsidR="00AA7176" w:rsidRPr="00A6092D">
        <w:rPr>
          <w:rFonts w:cs="Times New Roman"/>
          <w:color w:val="000000" w:themeColor="text1"/>
        </w:rPr>
        <w:t xml:space="preserve">.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ins w:id="180" w:author="Andy Kleinhesselink" w:date="2019-03-15T16:19:00Z">
        <w:r w:rsidR="0067283C">
          <w:rPr>
            <w:rFonts w:cs="Times New Roman"/>
            <w:color w:val="000000" w:themeColor="text1"/>
          </w:rPr>
          <w:t xml:space="preserve"> </w:t>
        </w:r>
      </w:ins>
      <w:del w:id="181" w:author="Andy Kleinhesselink" w:date="2019-03-15T16:19:00Z">
        <w:r w:rsidR="00AF68FE" w:rsidRPr="00A6092D" w:rsidDel="0067283C">
          <w:rPr>
            <w:rFonts w:cs="Times New Roman"/>
            <w:color w:val="000000" w:themeColor="text1"/>
          </w:rPr>
          <w:delText xml:space="preserve">n environmental stress </w:delText>
        </w:r>
      </w:del>
      <w:r w:rsidR="00AF68FE" w:rsidRPr="00A6092D">
        <w:rPr>
          <w:rFonts w:cs="Times New Roman"/>
          <w:color w:val="000000" w:themeColor="text1"/>
        </w:rPr>
        <w:t>gradient</w:t>
      </w:r>
      <w:ins w:id="182" w:author="Andy Kleinhesselink" w:date="2019-03-15T16:19:00Z">
        <w:r w:rsidR="0067283C">
          <w:rPr>
            <w:rFonts w:cs="Times New Roman"/>
            <w:color w:val="000000" w:themeColor="text1"/>
          </w:rPr>
          <w:t xml:space="preserve"> in environmental conditions</w:t>
        </w:r>
      </w:ins>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del w:id="183" w:author="Andy Kleinhesselink" w:date="2019-03-15T16:19:00Z">
        <w:r w:rsidR="00484132" w:rsidDel="0067283C">
          <w:rPr>
            <w:rFonts w:cs="Times New Roman"/>
            <w:color w:val="000000" w:themeColor="text1"/>
          </w:rPr>
          <w:delText>two</w:delText>
        </w:r>
        <w:r w:rsidR="00484132" w:rsidRPr="00A6092D" w:rsidDel="0067283C">
          <w:rPr>
            <w:rFonts w:cs="Times New Roman"/>
            <w:color w:val="000000" w:themeColor="text1"/>
          </w:rPr>
          <w:delText xml:space="preserve"> </w:delText>
        </w:r>
      </w:del>
      <w:ins w:id="184" w:author="Andy Kleinhesselink" w:date="2019-03-15T16:38:00Z">
        <w:r w:rsidR="00C45911">
          <w:rPr>
            <w:rFonts w:cs="Times New Roman"/>
            <w:color w:val="000000" w:themeColor="text1"/>
          </w:rPr>
          <w:t xml:space="preserve">these </w:t>
        </w:r>
      </w:ins>
      <w:r w:rsidR="00A93DBA">
        <w:rPr>
          <w:rFonts w:cs="Times New Roman"/>
          <w:color w:val="000000" w:themeColor="text1"/>
        </w:rPr>
        <w:t>predictions</w:t>
      </w:r>
      <w:del w:id="185" w:author="Andy Kleinhesselink" w:date="2019-03-15T16:19:00Z">
        <w:r w:rsidR="00A93DBA" w:rsidDel="0067283C">
          <w:rPr>
            <w:rFonts w:cs="Times New Roman"/>
            <w:color w:val="000000" w:themeColor="text1"/>
          </w:rPr>
          <w:delText xml:space="preserve"> stemming from the SGH</w:delText>
        </w:r>
      </w:del>
      <w:r w:rsidR="00AF68FE" w:rsidRPr="00A6092D">
        <w:rPr>
          <w:rFonts w:cs="Times New Roman"/>
          <w:color w:val="000000" w:themeColor="text1"/>
        </w:rPr>
        <w:t xml:space="preserve">: 1) </w:t>
      </w:r>
      <w:ins w:id="186" w:author="Andy Kleinhesselink" w:date="2019-03-15T16:36:00Z">
        <w:r w:rsidR="001759E1">
          <w:rPr>
            <w:rFonts w:cs="Times New Roman"/>
            <w:color w:val="000000" w:themeColor="text1"/>
          </w:rPr>
          <w:t xml:space="preserve">the association between </w:t>
        </w:r>
      </w:ins>
      <w:r w:rsidR="00484132">
        <w:rPr>
          <w:rFonts w:cs="Times New Roman"/>
          <w:color w:val="000000" w:themeColor="text1"/>
        </w:rPr>
        <w:t>vascular plants</w:t>
      </w:r>
      <w:r w:rsidR="00AF68FE" w:rsidRPr="00A6092D">
        <w:rPr>
          <w:rFonts w:cs="Times New Roman"/>
          <w:color w:val="000000" w:themeColor="text1"/>
        </w:rPr>
        <w:t xml:space="preserve"> </w:t>
      </w:r>
      <w:ins w:id="187" w:author="Andy Kleinhesselink" w:date="2019-03-15T16:36:00Z">
        <w:r w:rsidR="001759E1">
          <w:rPr>
            <w:rFonts w:cs="Times New Roman"/>
            <w:color w:val="000000" w:themeColor="text1"/>
          </w:rPr>
          <w:t xml:space="preserve">and </w:t>
        </w:r>
      </w:ins>
      <w:del w:id="188" w:author="Andy Kleinhesselink" w:date="2019-03-15T16:36:00Z">
        <w:r w:rsidR="00AF68FE" w:rsidRPr="00A6092D" w:rsidDel="001759E1">
          <w:rPr>
            <w:rFonts w:cs="Times New Roman"/>
            <w:color w:val="000000" w:themeColor="text1"/>
          </w:rPr>
          <w:delText>will be</w:delText>
        </w:r>
      </w:del>
      <w:ins w:id="189" w:author="Andy Kleinhesselink" w:date="2019-03-15T16:20:00Z">
        <w:r w:rsidR="001759E1">
          <w:rPr>
            <w:rFonts w:cs="Times New Roman"/>
            <w:color w:val="000000" w:themeColor="text1"/>
          </w:rPr>
          <w:t xml:space="preserve">moss patches </w:t>
        </w:r>
      </w:ins>
      <w:ins w:id="190" w:author="Andy Kleinhesselink" w:date="2019-03-15T16:36:00Z">
        <w:r w:rsidR="001759E1">
          <w:rPr>
            <w:rFonts w:cs="Times New Roman"/>
            <w:color w:val="000000" w:themeColor="text1"/>
          </w:rPr>
          <w:t xml:space="preserve">will </w:t>
        </w:r>
      </w:ins>
      <w:ins w:id="191" w:author="Andy Kleinhesselink" w:date="2019-03-15T16:37:00Z">
        <w:r w:rsidR="001759E1">
          <w:rPr>
            <w:rFonts w:cs="Times New Roman"/>
            <w:color w:val="000000" w:themeColor="text1"/>
          </w:rPr>
          <w:t>change systematically</w:t>
        </w:r>
      </w:ins>
      <w:ins w:id="192" w:author="Andy Kleinhesselink" w:date="2019-03-15T16:36:00Z">
        <w:r w:rsidR="001759E1">
          <w:rPr>
            <w:rFonts w:cs="Times New Roman"/>
            <w:color w:val="000000" w:themeColor="text1"/>
          </w:rPr>
          <w:t xml:space="preserve"> </w:t>
        </w:r>
      </w:ins>
      <w:ins w:id="193" w:author="Andy Kleinhesselink" w:date="2019-03-15T16:37:00Z">
        <w:r w:rsidR="001759E1">
          <w:rPr>
            <w:rFonts w:cs="Times New Roman"/>
            <w:color w:val="000000" w:themeColor="text1"/>
          </w:rPr>
          <w:t>across an environmental gradient</w:t>
        </w:r>
      </w:ins>
      <w:del w:id="194" w:author="Andy Kleinhesselink" w:date="2019-03-15T16:19:00Z">
        <w:r w:rsidR="00AF68FE" w:rsidRPr="00A6092D" w:rsidDel="0067283C">
          <w:rPr>
            <w:rFonts w:cs="Times New Roman"/>
            <w:color w:val="000000" w:themeColor="text1"/>
          </w:rPr>
          <w:delText xml:space="preserve"> </w:delText>
        </w:r>
        <w:r w:rsidR="00484132" w:rsidDel="0067283C">
          <w:rPr>
            <w:rFonts w:cs="Times New Roman"/>
            <w:color w:val="000000" w:themeColor="text1"/>
          </w:rPr>
          <w:delText>more</w:delText>
        </w:r>
      </w:del>
      <w:del w:id="195" w:author="Andy Kleinhesselink" w:date="2019-03-15T16:36:00Z">
        <w:r w:rsidR="00484132" w:rsidDel="001759E1">
          <w:rPr>
            <w:rFonts w:cs="Times New Roman"/>
            <w:color w:val="000000" w:themeColor="text1"/>
          </w:rPr>
          <w:delText xml:space="preserve"> </w:delText>
        </w:r>
      </w:del>
      <w:del w:id="196" w:author="Andy Kleinhesselink" w:date="2019-03-15T16:37:00Z">
        <w:r w:rsidR="00484132" w:rsidDel="001759E1">
          <w:rPr>
            <w:rFonts w:cs="Times New Roman"/>
            <w:color w:val="000000" w:themeColor="text1"/>
          </w:rPr>
          <w:delText xml:space="preserve">positively associated with </w:delText>
        </w:r>
        <w:r w:rsidR="00A93DBA" w:rsidDel="001759E1">
          <w:rPr>
            <w:rFonts w:cs="Times New Roman"/>
            <w:color w:val="000000" w:themeColor="text1"/>
          </w:rPr>
          <w:delText>moss</w:delText>
        </w:r>
        <w:r w:rsidR="00A93DBA" w:rsidRPr="00A6092D" w:rsidDel="001759E1">
          <w:rPr>
            <w:rFonts w:cs="Times New Roman"/>
            <w:color w:val="000000" w:themeColor="text1"/>
          </w:rPr>
          <w:delText xml:space="preserve"> </w:delText>
        </w:r>
        <w:r w:rsidR="00AF68FE" w:rsidRPr="00A6092D" w:rsidDel="001759E1">
          <w:rPr>
            <w:rFonts w:cs="Times New Roman"/>
            <w:color w:val="000000" w:themeColor="text1"/>
          </w:rPr>
          <w:delText>patches</w:delText>
        </w:r>
        <w:r w:rsidR="00484132" w:rsidDel="001759E1">
          <w:rPr>
            <w:rFonts w:cs="Times New Roman"/>
            <w:color w:val="000000" w:themeColor="text1"/>
          </w:rPr>
          <w:delText xml:space="preserve"> </w:delText>
        </w:r>
        <w:r w:rsidR="00A93DBA" w:rsidDel="001759E1">
          <w:rPr>
            <w:rFonts w:cs="Times New Roman"/>
            <w:color w:val="000000" w:themeColor="text1"/>
          </w:rPr>
          <w:delText>in more stressful environments</w:delText>
        </w:r>
      </w:del>
      <w:r w:rsidR="00AF68FE" w:rsidRPr="00A6092D">
        <w:rPr>
          <w:rFonts w:cs="Times New Roman"/>
          <w:color w:val="000000" w:themeColor="text1"/>
        </w:rPr>
        <w:t xml:space="preserve">; </w:t>
      </w:r>
      <w:r w:rsidR="00484132">
        <w:rPr>
          <w:rFonts w:cs="Times New Roman"/>
          <w:color w:val="000000" w:themeColor="text1"/>
        </w:rPr>
        <w:t xml:space="preserve">and </w:t>
      </w:r>
      <w:del w:id="197" w:author="Andy Kleinhesselink" w:date="2019-03-15T16:37:00Z">
        <w:r w:rsidR="00484132" w:rsidDel="001759E1">
          <w:rPr>
            <w:rFonts w:cs="Times New Roman"/>
            <w:color w:val="000000" w:themeColor="text1"/>
          </w:rPr>
          <w:delText>2</w:delText>
        </w:r>
      </w:del>
      <w:ins w:id="198" w:author="Andy Kleinhesselink" w:date="2019-03-15T16:37:00Z">
        <w:r w:rsidR="001759E1">
          <w:rPr>
            <w:rFonts w:cs="Times New Roman"/>
            <w:color w:val="000000" w:themeColor="text1"/>
          </w:rPr>
          <w:t>2</w:t>
        </w:r>
      </w:ins>
      <w:r w:rsidR="00AF68FE" w:rsidRPr="00A6092D">
        <w:rPr>
          <w:rFonts w:cs="Times New Roman"/>
          <w:color w:val="000000" w:themeColor="text1"/>
        </w:rPr>
        <w:t xml:space="preserve">) </w:t>
      </w:r>
      <w:ins w:id="199" w:author="Andy Kleinhesselink" w:date="2019-03-15T16:37:00Z">
        <w:r w:rsidR="00C45911">
          <w:rPr>
            <w:rFonts w:cs="Times New Roman"/>
            <w:color w:val="000000" w:themeColor="text1"/>
          </w:rPr>
          <w:t>the effect of moss on exotic annual</w:t>
        </w:r>
      </w:ins>
      <w:ins w:id="200" w:author="Andy Kleinhesselink" w:date="2019-03-15T16:38:00Z">
        <w:r w:rsidR="00C45911">
          <w:rPr>
            <w:rFonts w:cs="Times New Roman"/>
            <w:color w:val="000000" w:themeColor="text1"/>
          </w:rPr>
          <w:t xml:space="preserve"> grass performance </w:t>
        </w:r>
      </w:ins>
      <w:ins w:id="201" w:author="Andy Kleinhesselink" w:date="2019-03-15T16:37:00Z">
        <w:r w:rsidR="00C45911">
          <w:rPr>
            <w:rFonts w:cs="Times New Roman"/>
            <w:color w:val="000000" w:themeColor="text1"/>
          </w:rPr>
          <w:t xml:space="preserve">will change depending on </w:t>
        </w:r>
      </w:ins>
      <w:ins w:id="202" w:author="Andy Kleinhesselink" w:date="2019-03-15T16:38:00Z">
        <w:r w:rsidR="00C45911">
          <w:rPr>
            <w:rFonts w:cs="Times New Roman"/>
            <w:color w:val="000000" w:themeColor="text1"/>
          </w:rPr>
          <w:t xml:space="preserve">position along an environmental gradient. </w:t>
        </w:r>
      </w:ins>
      <w:del w:id="203" w:author="Andy Kleinhesselink" w:date="2019-03-15T16:38:00Z">
        <w:r w:rsidR="00A93DBA" w:rsidDel="00C45911">
          <w:rPr>
            <w:rFonts w:cs="Times New Roman"/>
            <w:color w:val="000000" w:themeColor="text1"/>
          </w:rPr>
          <w:delText xml:space="preserve">moss will inhibit the </w:delText>
        </w:r>
        <w:r w:rsidR="00416AC8" w:rsidDel="00C45911">
          <w:rPr>
            <w:rFonts w:cs="Times New Roman"/>
            <w:color w:val="000000" w:themeColor="text1"/>
          </w:rPr>
          <w:delText>performance</w:delText>
        </w:r>
        <w:r w:rsidR="00484132" w:rsidDel="00C45911">
          <w:rPr>
            <w:rFonts w:cs="Times New Roman"/>
            <w:color w:val="000000" w:themeColor="text1"/>
          </w:rPr>
          <w:delText xml:space="preserve"> of exotic annual grasses</w:delText>
        </w:r>
        <w:r w:rsidR="00AF68FE" w:rsidRPr="00A6092D" w:rsidDel="00C45911">
          <w:rPr>
            <w:rFonts w:cs="Times New Roman"/>
            <w:color w:val="000000" w:themeColor="text1"/>
          </w:rPr>
          <w:delText xml:space="preserve"> </w:delText>
        </w:r>
        <w:r w:rsidR="00416AC8" w:rsidDel="00C45911">
          <w:rPr>
            <w:rFonts w:cs="Times New Roman"/>
            <w:color w:val="000000" w:themeColor="text1"/>
          </w:rPr>
          <w:delText>in</w:delText>
        </w:r>
        <w:r w:rsidR="00A93DBA" w:rsidDel="00C45911">
          <w:rPr>
            <w:rFonts w:cs="Times New Roman"/>
            <w:color w:val="000000" w:themeColor="text1"/>
          </w:rPr>
          <w:delText xml:space="preserve"> low</w:delText>
        </w:r>
        <w:r w:rsidR="00083A5C" w:rsidDel="00C45911">
          <w:rPr>
            <w:rFonts w:cs="Times New Roman"/>
            <w:color w:val="000000" w:themeColor="text1"/>
          </w:rPr>
          <w:delText>-</w:delText>
        </w:r>
        <w:r w:rsidR="00A93DBA" w:rsidDel="00C45911">
          <w:rPr>
            <w:rFonts w:cs="Times New Roman"/>
            <w:color w:val="000000" w:themeColor="text1"/>
          </w:rPr>
          <w:delText>stress</w:delText>
        </w:r>
        <w:r w:rsidR="00416AC8" w:rsidDel="00C45911">
          <w:rPr>
            <w:rFonts w:cs="Times New Roman"/>
            <w:color w:val="000000" w:themeColor="text1"/>
          </w:rPr>
          <w:delText xml:space="preserve"> environments</w:delText>
        </w:r>
        <w:r w:rsidR="00083A5C" w:rsidDel="00C45911">
          <w:rPr>
            <w:rFonts w:cs="Times New Roman"/>
            <w:color w:val="000000" w:themeColor="text1"/>
          </w:rPr>
          <w:delText>,</w:delText>
        </w:r>
        <w:r w:rsidR="00A93DBA" w:rsidDel="00C45911">
          <w:rPr>
            <w:rFonts w:cs="Times New Roman"/>
            <w:color w:val="000000" w:themeColor="text1"/>
          </w:rPr>
          <w:delText xml:space="preserve"> but will facilitate these species in high</w:delText>
        </w:r>
        <w:r w:rsidR="00083A5C" w:rsidDel="00C45911">
          <w:rPr>
            <w:rFonts w:cs="Times New Roman"/>
            <w:color w:val="000000" w:themeColor="text1"/>
          </w:rPr>
          <w:delText>-</w:delText>
        </w:r>
        <w:r w:rsidR="00A93DBA" w:rsidDel="00C45911">
          <w:rPr>
            <w:rFonts w:cs="Times New Roman"/>
            <w:color w:val="000000" w:themeColor="text1"/>
          </w:rPr>
          <w:delText xml:space="preserve">stress environments. </w:delText>
        </w:r>
      </w:del>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15657C1F"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ins w:id="204" w:author="Andy Kleinhesselink" w:date="2019-03-15T16:16:00Z">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ins>
      <w:del w:id="205" w:author="Andy Kleinhesselink" w:date="2019-03-11T18:34:00Z">
        <w:r w:rsidR="00AA7176" w:rsidRPr="00A6092D" w:rsidDel="000A7ED1">
          <w:rPr>
            <w:rFonts w:ascii="Times New Roman" w:hAnsi="Times New Roman"/>
            <w:color w:val="000000" w:themeColor="text1"/>
          </w:rPr>
          <w:del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Hall"}],"issued":{"date-parts":[["2007",5]]}}},{"id":1747,"uris":["http://zotero.org/users/688880/items/NDTTRR6S"],"uri":["http://zotero.org/users/688880/items/NDTTRR6S"],"itemData":{"id":1747,"type":"article-journal","title":"Shrubs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delInstrText>
        </w:r>
      </w:del>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 xml:space="preserve">(McNeil and Cushman 2005, </w:t>
      </w:r>
      <w:r w:rsidR="00AA7176" w:rsidRPr="00A6092D">
        <w:rPr>
          <w:rFonts w:ascii="Times New Roman" w:hAnsi="Times New Roman"/>
          <w:noProof/>
          <w:color w:val="000000" w:themeColor="text1"/>
        </w:rPr>
        <w:lastRenderedPageBreak/>
        <w:t>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ins w:id="206" w:author="Andy Kleinhesselink" w:date="2019-03-11T16:27:00Z">
        <w:r w:rsidR="002D663B">
          <w:rPr>
            <w:rFonts w:ascii="Times New Roman" w:hAnsi="Times New Roman"/>
            <w:color w:val="000000" w:themeColor="text1"/>
          </w:rPr>
          <w:t>2</w:t>
        </w:r>
      </w:ins>
      <w:ins w:id="207" w:author="Andy Kleinhesselink" w:date="2019-03-11T16:31:00Z">
        <w:r w:rsidR="002D663B">
          <w:rPr>
            <w:rFonts w:ascii="Times New Roman" w:hAnsi="Times New Roman"/>
            <w:color w:val="000000" w:themeColor="text1"/>
          </w:rPr>
          <w:t>2</w:t>
        </w:r>
      </w:ins>
      <w:ins w:id="208" w:author="Andy Kleinhesselink" w:date="2019-03-11T16:27:00Z">
        <w:r w:rsidR="002D663B">
          <w:rPr>
            <w:rFonts w:ascii="Times New Roman" w:hAnsi="Times New Roman"/>
            <w:color w:val="000000" w:themeColor="text1"/>
          </w:rPr>
          <w:t xml:space="preserve">0 m </w:t>
        </w:r>
      </w:ins>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ins w:id="209" w:author="Andy Kleinhesselink" w:date="2019-03-11T16:16:00Z">
        <w:r w:rsidR="00381CF9">
          <w:rPr>
            <w:rFonts w:ascii="Times New Roman" w:hAnsi="Times New Roman"/>
            <w:color w:val="000000" w:themeColor="text1"/>
          </w:rPr>
          <w:t xml:space="preserve">n environmental </w:t>
        </w:r>
      </w:ins>
      <w:del w:id="210" w:author="Andy Kleinhesselink" w:date="2019-03-11T16:16:00Z">
        <w:r w:rsidRPr="00A6092D" w:rsidDel="00381CF9">
          <w:rPr>
            <w:rFonts w:ascii="Times New Roman" w:hAnsi="Times New Roman"/>
            <w:color w:val="000000" w:themeColor="text1"/>
          </w:rPr>
          <w:delText xml:space="preserve"> stress </w:delText>
        </w:r>
      </w:del>
      <w:r w:rsidRPr="00A6092D">
        <w:rPr>
          <w:rFonts w:ascii="Times New Roman" w:hAnsi="Times New Roman"/>
          <w:color w:val="000000" w:themeColor="text1"/>
        </w:rPr>
        <w:t xml:space="preserve">gradient. The details of this </w:t>
      </w:r>
      <w:del w:id="211" w:author="Andy Kleinhesselink" w:date="2019-03-11T16:16:00Z">
        <w:r w:rsidRPr="00A6092D" w:rsidDel="00381CF9">
          <w:rPr>
            <w:rFonts w:ascii="Times New Roman" w:hAnsi="Times New Roman"/>
            <w:color w:val="000000" w:themeColor="text1"/>
          </w:rPr>
          <w:delText xml:space="preserve">environmental </w:delText>
        </w:r>
      </w:del>
      <w:r w:rsidRPr="00A6092D">
        <w:rPr>
          <w:rFonts w:ascii="Times New Roman" w:hAnsi="Times New Roman"/>
          <w:color w:val="000000" w:themeColor="text1"/>
        </w:rPr>
        <w:t xml:space="preserve">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ins w:id="212" w:author="Andy Kleinhesselink" w:date="2019-03-11T16:27:00Z">
        <w:r w:rsidR="002D663B">
          <w:rPr>
            <w:rFonts w:ascii="Times New Roman" w:hAnsi="Times New Roman"/>
            <w:color w:val="000000" w:themeColor="text1"/>
          </w:rPr>
          <w:t xml:space="preserve">As one moves from the southeast to the northwest along the gradient, </w:t>
        </w:r>
      </w:ins>
      <w:del w:id="213" w:author="Andy Kleinhesselink" w:date="2019-03-11T16:27:00Z">
        <w:r w:rsidR="00AD243D" w:rsidDel="002D663B">
          <w:rPr>
            <w:rFonts w:ascii="Times New Roman" w:hAnsi="Times New Roman"/>
            <w:color w:val="000000" w:themeColor="text1"/>
          </w:rPr>
          <w:delText>S</w:delText>
        </w:r>
        <w:r w:rsidRPr="00A6092D" w:rsidDel="002D663B">
          <w:rPr>
            <w:rFonts w:ascii="Times New Roman" w:hAnsi="Times New Roman"/>
            <w:color w:val="000000" w:themeColor="text1"/>
          </w:rPr>
          <w:delText xml:space="preserve">oil </w:delText>
        </w:r>
      </w:del>
      <w:ins w:id="214" w:author="Andy Kleinhesselink" w:date="2019-03-11T16:27:00Z">
        <w:r w:rsidR="002D663B">
          <w:rPr>
            <w:rFonts w:ascii="Times New Roman" w:hAnsi="Times New Roman"/>
            <w:color w:val="000000" w:themeColor="text1"/>
          </w:rPr>
          <w:t>s</w:t>
        </w:r>
        <w:r w:rsidR="002D663B" w:rsidRPr="00A6092D">
          <w:rPr>
            <w:rFonts w:ascii="Times New Roman" w:hAnsi="Times New Roman"/>
            <w:color w:val="000000" w:themeColor="text1"/>
          </w:rPr>
          <w:t xml:space="preserve">oil </w:t>
        </w:r>
      </w:ins>
      <w:r w:rsidRPr="00A6092D">
        <w:rPr>
          <w:rFonts w:ascii="Times New Roman" w:hAnsi="Times New Roman"/>
          <w:color w:val="000000" w:themeColor="text1"/>
        </w:rPr>
        <w:t>nitrate pools</w:t>
      </w:r>
      <w:ins w:id="215" w:author="Andy Kleinhesselink" w:date="2019-03-11T16:16:00Z">
        <w:r w:rsidR="00381CF9">
          <w:rPr>
            <w:rFonts w:ascii="Times New Roman" w:hAnsi="Times New Roman"/>
            <w:color w:val="000000" w:themeColor="text1"/>
          </w:rPr>
          <w:t xml:space="preserve"> decrease by</w:t>
        </w:r>
      </w:ins>
      <w:ins w:id="216" w:author="Andy Kleinhesselink" w:date="2019-03-11T16:24:00Z">
        <w:r w:rsidR="002D663B">
          <w:rPr>
            <w:rFonts w:ascii="Times New Roman" w:hAnsi="Times New Roman"/>
            <w:color w:val="000000" w:themeColor="text1"/>
          </w:rPr>
          <w:t xml:space="preserve"> over</w:t>
        </w:r>
      </w:ins>
      <w:ins w:id="217" w:author="Andy Kleinhesselink" w:date="2019-03-11T16:17:00Z">
        <w:r w:rsidR="00381CF9">
          <w:rPr>
            <w:rFonts w:ascii="Times New Roman" w:hAnsi="Times New Roman"/>
            <w:color w:val="000000" w:themeColor="text1"/>
          </w:rPr>
          <w:t xml:space="preserve"> 90%</w:t>
        </w:r>
      </w:ins>
      <w:r w:rsidRPr="00A6092D">
        <w:rPr>
          <w:rFonts w:ascii="Times New Roman" w:hAnsi="Times New Roman"/>
          <w:color w:val="000000" w:themeColor="text1"/>
        </w:rPr>
        <w:t>, soil water field capacity</w:t>
      </w:r>
      <w:ins w:id="218" w:author="Andy Kleinhesselink" w:date="2019-03-11T16:17:00Z">
        <w:r w:rsidR="00381CF9">
          <w:rPr>
            <w:rFonts w:ascii="Times New Roman" w:hAnsi="Times New Roman"/>
            <w:color w:val="000000" w:themeColor="text1"/>
          </w:rPr>
          <w:t xml:space="preserve"> decreases by </w:t>
        </w:r>
      </w:ins>
      <w:ins w:id="219" w:author="Andy Kleinhesselink" w:date="2019-03-11T16:24:00Z">
        <w:r w:rsidR="002D663B">
          <w:rPr>
            <w:rFonts w:ascii="Times New Roman" w:hAnsi="Times New Roman"/>
            <w:color w:val="000000" w:themeColor="text1"/>
          </w:rPr>
          <w:t>4</w:t>
        </w:r>
      </w:ins>
      <w:ins w:id="220" w:author="Andy Kleinhesselink" w:date="2019-03-11T16:18:00Z">
        <w:r w:rsidR="00381CF9">
          <w:rPr>
            <w:rFonts w:ascii="Times New Roman" w:hAnsi="Times New Roman"/>
            <w:color w:val="000000" w:themeColor="text1"/>
          </w:rPr>
          <w:t xml:space="preserve">0%, </w:t>
        </w:r>
      </w:ins>
      <w:ins w:id="221" w:author="Andy Kleinhesselink" w:date="2019-03-17T12:39:00Z">
        <w:r w:rsidR="0066038B">
          <w:rPr>
            <w:rFonts w:ascii="Times New Roman" w:hAnsi="Times New Roman"/>
            <w:color w:val="000000" w:themeColor="text1"/>
          </w:rPr>
          <w:t xml:space="preserve">sand particle size doubles </w:t>
        </w:r>
      </w:ins>
      <w:ins w:id="222" w:author="Andy Kleinhesselink" w:date="2019-03-11T16:24:00Z">
        <w:r w:rsidR="002D663B">
          <w:rPr>
            <w:rFonts w:ascii="Times New Roman" w:hAnsi="Times New Roman"/>
            <w:color w:val="000000" w:themeColor="text1"/>
          </w:rPr>
          <w:t xml:space="preserve">and </w:t>
        </w:r>
      </w:ins>
      <w:ins w:id="223" w:author="Andy Kleinhesselink" w:date="2019-03-11T16:26:00Z">
        <w:r w:rsidR="002D663B">
          <w:rPr>
            <w:rFonts w:ascii="Times New Roman" w:hAnsi="Times New Roman"/>
            <w:color w:val="000000" w:themeColor="text1"/>
          </w:rPr>
          <w:t>average surface wind speeds increase by roughly 500%</w:t>
        </w:r>
      </w:ins>
      <w:ins w:id="224" w:author="Andy Kleinhesselink" w:date="2019-03-11T16:28:00Z">
        <w:r w:rsidR="002D663B">
          <w:rPr>
            <w:rFonts w:ascii="Times New Roman" w:hAnsi="Times New Roman"/>
            <w:color w:val="000000" w:themeColor="text1"/>
          </w:rPr>
          <w:t xml:space="preserve"> (Lortie and Cushman 2007).  These abiotic changes are accompanied by </w:t>
        </w:r>
      </w:ins>
      <w:ins w:id="225" w:author="Andy Kleinhesselink" w:date="2019-03-15T16:41:00Z">
        <w:r w:rsidR="00C45911">
          <w:rPr>
            <w:rFonts w:ascii="Times New Roman" w:hAnsi="Times New Roman"/>
            <w:color w:val="000000" w:themeColor="text1"/>
          </w:rPr>
          <w:t xml:space="preserve">a </w:t>
        </w:r>
      </w:ins>
      <w:ins w:id="226" w:author="Andy Kleinhesselink" w:date="2019-03-15T16:39:00Z">
        <w:r w:rsidR="00C45911">
          <w:rPr>
            <w:rFonts w:ascii="Times New Roman" w:hAnsi="Times New Roman"/>
            <w:color w:val="000000" w:themeColor="text1"/>
          </w:rPr>
          <w:t>decrease</w:t>
        </w:r>
      </w:ins>
      <w:ins w:id="227" w:author="Andy Kleinhesselink" w:date="2019-03-11T16:31:00Z">
        <w:r w:rsidR="002D663B">
          <w:rPr>
            <w:rFonts w:ascii="Times New Roman" w:hAnsi="Times New Roman"/>
            <w:color w:val="000000" w:themeColor="text1"/>
          </w:rPr>
          <w:t xml:space="preserve"> in </w:t>
        </w:r>
      </w:ins>
      <w:ins w:id="228" w:author="Andy Kleinhesselink" w:date="2019-03-15T16:39:00Z">
        <w:r w:rsidR="00C45911">
          <w:rPr>
            <w:rFonts w:ascii="Times New Roman" w:hAnsi="Times New Roman"/>
            <w:color w:val="000000" w:themeColor="text1"/>
          </w:rPr>
          <w:t xml:space="preserve">average </w:t>
        </w:r>
      </w:ins>
      <w:ins w:id="229" w:author="Andy Kleinhesselink" w:date="2019-03-11T16:31:00Z">
        <w:r w:rsidR="002D663B">
          <w:rPr>
            <w:rFonts w:ascii="Times New Roman" w:hAnsi="Times New Roman"/>
            <w:color w:val="000000" w:themeColor="text1"/>
          </w:rPr>
          <w:t xml:space="preserve">plant </w:t>
        </w:r>
      </w:ins>
      <w:ins w:id="230" w:author="Andy Kleinhesselink" w:date="2019-03-16T10:36:00Z">
        <w:r w:rsidR="002B50CF">
          <w:rPr>
            <w:rFonts w:ascii="Times New Roman" w:hAnsi="Times New Roman"/>
            <w:color w:val="000000" w:themeColor="text1"/>
          </w:rPr>
          <w:t xml:space="preserve">height and size: the height of the dominant shrub in this system decreases </w:t>
        </w:r>
      </w:ins>
      <w:ins w:id="231" w:author="Andy Kleinhesselink" w:date="2019-03-17T12:41:00Z">
        <w:r w:rsidR="0066038B">
          <w:rPr>
            <w:rFonts w:ascii="Times New Roman" w:hAnsi="Times New Roman"/>
            <w:color w:val="000000" w:themeColor="text1"/>
          </w:rPr>
          <w:t xml:space="preserve">towards the NW along the gradient </w:t>
        </w:r>
      </w:ins>
      <w:ins w:id="232" w:author="Andy Kleinhesselink" w:date="2019-03-16T10:36:00Z">
        <w:r w:rsidR="002B50CF">
          <w:rPr>
            <w:rFonts w:ascii="Times New Roman" w:hAnsi="Times New Roman"/>
            <w:color w:val="000000" w:themeColor="text1"/>
          </w:rPr>
          <w:t xml:space="preserve">and the average aboveground biomass of </w:t>
        </w:r>
      </w:ins>
      <w:ins w:id="233" w:author="Andy Kleinhesselink" w:date="2019-03-17T12:34:00Z">
        <w:r w:rsidR="0066038B">
          <w:rPr>
            <w:rFonts w:ascii="Times New Roman" w:hAnsi="Times New Roman"/>
            <w:color w:val="000000" w:themeColor="text1"/>
          </w:rPr>
          <w:t>individual plants</w:t>
        </w:r>
      </w:ins>
      <w:ins w:id="234" w:author="Andy Kleinhesselink" w:date="2019-03-17T12:33:00Z">
        <w:r w:rsidR="0066038B">
          <w:rPr>
            <w:rFonts w:ascii="Times New Roman" w:hAnsi="Times New Roman"/>
            <w:color w:val="000000" w:themeColor="text1"/>
          </w:rPr>
          <w:t xml:space="preserve"> </w:t>
        </w:r>
      </w:ins>
      <w:ins w:id="235" w:author="Andy Kleinhesselink" w:date="2019-03-16T10:37:00Z">
        <w:r w:rsidR="002B50CF">
          <w:rPr>
            <w:rFonts w:ascii="Times New Roman" w:hAnsi="Times New Roman"/>
            <w:color w:val="000000" w:themeColor="text1"/>
          </w:rPr>
          <w:t xml:space="preserve">declines by a factor of </w:t>
        </w:r>
      </w:ins>
      <w:ins w:id="236" w:author="Andy Kleinhesselink" w:date="2019-03-11T16:44:00Z">
        <w:r w:rsidR="00620E66">
          <w:rPr>
            <w:rFonts w:ascii="Times New Roman" w:hAnsi="Times New Roman"/>
            <w:color w:val="000000" w:themeColor="text1"/>
          </w:rPr>
          <w:t xml:space="preserve">10 </w:t>
        </w:r>
      </w:ins>
      <w:ins w:id="237" w:author="Andy Kleinhesselink" w:date="2019-03-16T10:37:00Z">
        <w:r w:rsidR="002B50CF">
          <w:rPr>
            <w:rFonts w:ascii="Times New Roman" w:hAnsi="Times New Roman"/>
            <w:color w:val="000000" w:themeColor="text1"/>
          </w:rPr>
          <w:t>from the SE to the NW</w:t>
        </w:r>
      </w:ins>
      <w:ins w:id="238" w:author="Andy Kleinhesselink" w:date="2019-03-11T16:32:00Z">
        <w:r w:rsidR="002D663B">
          <w:rPr>
            <w:rFonts w:ascii="Times New Roman" w:hAnsi="Times New Roman"/>
            <w:color w:val="000000" w:themeColor="text1"/>
          </w:rPr>
          <w:t xml:space="preserve"> end of the gradient. </w:t>
        </w:r>
      </w:ins>
      <w:del w:id="239" w:author="Andy Kleinhesselink" w:date="2019-03-11T16:18:00Z">
        <w:r w:rsidRPr="00A6092D" w:rsidDel="00381CF9">
          <w:rPr>
            <w:rFonts w:ascii="Times New Roman" w:hAnsi="Times New Roman"/>
            <w:color w:val="000000" w:themeColor="text1"/>
          </w:rPr>
          <w:delText>,</w:delText>
        </w:r>
      </w:del>
      <w:del w:id="240" w:author="Andy Kleinhesselink" w:date="2019-03-11T16:28:00Z">
        <w:r w:rsidRPr="00A6092D" w:rsidDel="002D663B">
          <w:rPr>
            <w:rFonts w:ascii="Times New Roman" w:hAnsi="Times New Roman"/>
            <w:color w:val="000000" w:themeColor="text1"/>
          </w:rPr>
          <w:delText xml:space="preserve"> </w:delText>
        </w:r>
      </w:del>
      <w:del w:id="241" w:author="Andy Kleinhesselink" w:date="2019-03-11T16:33:00Z">
        <w:r w:rsidRPr="00A6092D" w:rsidDel="002D663B">
          <w:rPr>
            <w:rFonts w:ascii="Times New Roman" w:hAnsi="Times New Roman"/>
            <w:color w:val="000000" w:themeColor="text1"/>
          </w:rPr>
          <w:delText>average plant size, perennial cover</w:delText>
        </w:r>
      </w:del>
      <w:del w:id="242" w:author="Andy Kleinhesselink" w:date="2019-03-11T16:29:00Z">
        <w:r w:rsidRPr="00A6092D" w:rsidDel="002D663B">
          <w:rPr>
            <w:rFonts w:ascii="Times New Roman" w:hAnsi="Times New Roman"/>
            <w:color w:val="000000" w:themeColor="text1"/>
          </w:rPr>
          <w:delText xml:space="preserve">, </w:delText>
        </w:r>
      </w:del>
      <w:del w:id="243" w:author="Andy Kleinhesselink" w:date="2019-03-11T16:33:00Z">
        <w:r w:rsidRPr="00A6092D" w:rsidDel="002D663B">
          <w:rPr>
            <w:rFonts w:ascii="Times New Roman" w:hAnsi="Times New Roman"/>
            <w:color w:val="000000" w:themeColor="text1"/>
          </w:rPr>
          <w:delText>native plant cover</w:delText>
        </w:r>
      </w:del>
      <w:del w:id="244" w:author="Andy Kleinhesselink" w:date="2019-03-11T16:29:00Z">
        <w:r w:rsidRPr="00A6092D" w:rsidDel="002D663B">
          <w:rPr>
            <w:rFonts w:ascii="Times New Roman" w:hAnsi="Times New Roman"/>
            <w:color w:val="000000" w:themeColor="text1"/>
          </w:rPr>
          <w:delText xml:space="preserve"> and species richness </w:delText>
        </w:r>
        <w:r w:rsidR="00AD243D" w:rsidDel="002D663B">
          <w:rPr>
            <w:rFonts w:ascii="Times New Roman" w:hAnsi="Times New Roman"/>
            <w:color w:val="000000" w:themeColor="text1"/>
          </w:rPr>
          <w:delText>are</w:delText>
        </w:r>
        <w:r w:rsidR="00AD243D" w:rsidRPr="00A6092D" w:rsidDel="002D663B">
          <w:rPr>
            <w:rFonts w:ascii="Times New Roman" w:hAnsi="Times New Roman"/>
            <w:color w:val="000000" w:themeColor="text1"/>
          </w:rPr>
          <w:delText xml:space="preserve"> </w:delText>
        </w:r>
        <w:r w:rsidRPr="00A6092D" w:rsidDel="002D663B">
          <w:rPr>
            <w:rFonts w:ascii="Times New Roman" w:hAnsi="Times New Roman"/>
            <w:color w:val="000000" w:themeColor="text1"/>
          </w:rPr>
          <w:delText>highest at the east or “sheltered” end of the trough and decrease</w:delText>
        </w:r>
        <w:r w:rsidR="004721C4" w:rsidDel="002D663B">
          <w:rPr>
            <w:rFonts w:ascii="Times New Roman" w:hAnsi="Times New Roman"/>
            <w:color w:val="000000" w:themeColor="text1"/>
          </w:rPr>
          <w:delText>d</w:delText>
        </w:r>
        <w:r w:rsidRPr="00A6092D" w:rsidDel="002D663B">
          <w:rPr>
            <w:rFonts w:ascii="Times New Roman" w:hAnsi="Times New Roman"/>
            <w:color w:val="000000" w:themeColor="text1"/>
          </w:rPr>
          <w:delText xml:space="preserve"> towards the west or “exposed” end. Soil coarseness, wind speed, bare ground, annual plant cover and non-native plant cover also follow</w:delText>
        </w:r>
        <w:r w:rsidR="004721C4" w:rsidDel="002D663B">
          <w:rPr>
            <w:rFonts w:ascii="Times New Roman" w:hAnsi="Times New Roman"/>
            <w:color w:val="000000" w:themeColor="text1"/>
          </w:rPr>
          <w:delText>ed</w:delText>
        </w:r>
        <w:r w:rsidRPr="00A6092D" w:rsidDel="002D663B">
          <w:rPr>
            <w:rFonts w:ascii="Times New Roman" w:hAnsi="Times New Roman"/>
            <w:color w:val="000000" w:themeColor="text1"/>
          </w:rPr>
          <w:delText xml:space="preserve"> the gradient and </w:delText>
        </w:r>
        <w:r w:rsidR="004721C4" w:rsidDel="002D663B">
          <w:rPr>
            <w:rFonts w:ascii="Times New Roman" w:hAnsi="Times New Roman"/>
            <w:color w:val="000000" w:themeColor="text1"/>
          </w:rPr>
          <w:delText>were</w:delText>
        </w:r>
        <w:r w:rsidR="004721C4" w:rsidRPr="00A6092D" w:rsidDel="002D663B">
          <w:rPr>
            <w:rFonts w:ascii="Times New Roman" w:hAnsi="Times New Roman"/>
            <w:color w:val="000000" w:themeColor="text1"/>
          </w:rPr>
          <w:delText xml:space="preserve"> </w:delText>
        </w:r>
        <w:r w:rsidRPr="00A6092D" w:rsidDel="002D663B">
          <w:rPr>
            <w:rFonts w:ascii="Times New Roman" w:hAnsi="Times New Roman"/>
            <w:color w:val="000000" w:themeColor="text1"/>
          </w:rPr>
          <w:delText>highest at the exposed end of the gradient and decrease</w:delText>
        </w:r>
        <w:r w:rsidR="004721C4" w:rsidDel="002D663B">
          <w:rPr>
            <w:rFonts w:ascii="Times New Roman" w:hAnsi="Times New Roman"/>
            <w:color w:val="000000" w:themeColor="text1"/>
          </w:rPr>
          <w:delText>d</w:delText>
        </w:r>
        <w:r w:rsidRPr="00A6092D" w:rsidDel="002D663B">
          <w:rPr>
            <w:rFonts w:ascii="Times New Roman" w:hAnsi="Times New Roman"/>
            <w:color w:val="000000" w:themeColor="text1"/>
          </w:rPr>
          <w:delText xml:space="preserve"> towards the sheltered end</w:delText>
        </w:r>
        <w:r w:rsidR="00AA7176" w:rsidRPr="00A6092D" w:rsidDel="002D663B">
          <w:rPr>
            <w:rFonts w:ascii="Times New Roman" w:hAnsi="Times New Roman"/>
            <w:color w:val="000000" w:themeColor="text1"/>
          </w:rPr>
          <w:delText>.</w:delText>
        </w:r>
      </w:del>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ins w:id="245" w:author="Andy Kleinhesselink" w:date="2019-03-11T16:45:00Z">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ins>
      <w:ins w:id="246" w:author="Andy Kleinhesselink" w:date="2019-03-16T10:37:00Z">
        <w:r w:rsidR="002B50CF">
          <w:rPr>
            <w:rFonts w:ascii="Times New Roman" w:hAnsi="Times New Roman"/>
            <w:color w:val="000000" w:themeColor="text1"/>
          </w:rPr>
          <w:t xml:space="preserve">A previous study showed that </w:t>
        </w:r>
      </w:ins>
      <w:ins w:id="247" w:author="Andy Kleinhesselink" w:date="2019-03-11T16:45:00Z">
        <w:r w:rsidR="00057C65" w:rsidRPr="00057C65">
          <w:rPr>
            <w:rFonts w:ascii="Times New Roman" w:hAnsi="Times New Roman"/>
            <w:i/>
            <w:color w:val="000000" w:themeColor="text1"/>
            <w:rPrChange w:id="248" w:author="Andy Kleinhesselink" w:date="2019-03-11T16:45:00Z">
              <w:rPr>
                <w:rFonts w:ascii="Times New Roman" w:hAnsi="Times New Roman"/>
                <w:color w:val="000000" w:themeColor="text1"/>
              </w:rPr>
            </w:rPrChange>
          </w:rPr>
          <w:t>Bromus</w:t>
        </w:r>
        <w:r w:rsidR="00057C65">
          <w:rPr>
            <w:rFonts w:ascii="Times New Roman" w:hAnsi="Times New Roman"/>
            <w:color w:val="000000" w:themeColor="text1"/>
          </w:rPr>
          <w:t xml:space="preserve"> cover decrease</w:t>
        </w:r>
      </w:ins>
      <w:ins w:id="249" w:author="Andy Kleinhesselink" w:date="2019-03-16T10:37:00Z">
        <w:r w:rsidR="002B50CF">
          <w:rPr>
            <w:rFonts w:ascii="Times New Roman" w:hAnsi="Times New Roman"/>
            <w:color w:val="000000" w:themeColor="text1"/>
          </w:rPr>
          <w:t>d</w:t>
        </w:r>
      </w:ins>
      <w:ins w:id="250" w:author="Andy Kleinhesselink" w:date="2019-03-11T16:45:00Z">
        <w:r w:rsidR="00057C65">
          <w:rPr>
            <w:rFonts w:ascii="Times New Roman" w:hAnsi="Times New Roman"/>
            <w:color w:val="000000" w:themeColor="text1"/>
          </w:rPr>
          <w:t xml:space="preserve"> across the </w:t>
        </w:r>
      </w:ins>
      <w:ins w:id="251" w:author="Andy Kleinhesselink" w:date="2019-03-11T16:46:00Z">
        <w:r w:rsidR="00057C65">
          <w:rPr>
            <w:rFonts w:ascii="Times New Roman" w:hAnsi="Times New Roman"/>
            <w:color w:val="000000" w:themeColor="text1"/>
          </w:rPr>
          <w:t>environmental gradient</w:t>
        </w:r>
      </w:ins>
      <w:ins w:id="252" w:author="Andy Kleinhesselink" w:date="2019-03-17T12:41:00Z">
        <w:r w:rsidR="0066038B">
          <w:rPr>
            <w:rFonts w:ascii="Times New Roman" w:hAnsi="Times New Roman"/>
            <w:color w:val="000000" w:themeColor="text1"/>
          </w:rPr>
          <w:t xml:space="preserve"> whereas</w:t>
        </w:r>
      </w:ins>
      <w:ins w:id="253" w:author="Andy Kleinhesselink" w:date="2019-03-11T16:46:00Z">
        <w:r w:rsidR="00057C65">
          <w:rPr>
            <w:rFonts w:ascii="Times New Roman" w:hAnsi="Times New Roman"/>
            <w:color w:val="000000" w:themeColor="text1"/>
          </w:rPr>
          <w:t xml:space="preserve"> </w:t>
        </w:r>
      </w:ins>
      <w:ins w:id="254" w:author="Andy Kleinhesselink" w:date="2019-03-16T10:38:00Z">
        <w:r w:rsidR="002B50CF" w:rsidRPr="002B50CF">
          <w:rPr>
            <w:rFonts w:ascii="Times New Roman" w:hAnsi="Times New Roman"/>
            <w:i/>
            <w:color w:val="000000" w:themeColor="text1"/>
            <w:rPrChange w:id="255" w:author="Andy Kleinhesselink" w:date="2019-03-16T10:38:00Z">
              <w:rPr>
                <w:rFonts w:ascii="Times New Roman" w:hAnsi="Times New Roman"/>
                <w:color w:val="000000" w:themeColor="text1"/>
              </w:rPr>
            </w:rPrChange>
          </w:rPr>
          <w:t>V</w:t>
        </w:r>
      </w:ins>
      <w:ins w:id="256" w:author="Andy Kleinhesselink" w:date="2019-03-11T16:46:00Z">
        <w:r w:rsidR="00057C65" w:rsidRPr="002B50CF">
          <w:rPr>
            <w:rFonts w:ascii="Times New Roman" w:hAnsi="Times New Roman"/>
            <w:i/>
            <w:color w:val="000000" w:themeColor="text1"/>
            <w:rPrChange w:id="257" w:author="Andy Kleinhesselink" w:date="2019-03-16T10:38:00Z">
              <w:rPr>
                <w:rFonts w:ascii="Times New Roman" w:hAnsi="Times New Roman"/>
                <w:color w:val="000000" w:themeColor="text1"/>
              </w:rPr>
            </w:rPrChange>
          </w:rPr>
          <w:t>ulpia</w:t>
        </w:r>
        <w:r w:rsidR="00057C65">
          <w:rPr>
            <w:rFonts w:ascii="Times New Roman" w:hAnsi="Times New Roman"/>
            <w:color w:val="000000" w:themeColor="text1"/>
          </w:rPr>
          <w:t xml:space="preserve"> </w:t>
        </w:r>
      </w:ins>
      <w:ins w:id="258" w:author="Andy Kleinhesselink" w:date="2019-03-16T10:38:00Z">
        <w:r w:rsidR="002B50CF">
          <w:rPr>
            <w:rFonts w:ascii="Times New Roman" w:hAnsi="Times New Roman"/>
            <w:color w:val="000000" w:themeColor="text1"/>
          </w:rPr>
          <w:t xml:space="preserve">cover </w:t>
        </w:r>
      </w:ins>
      <w:ins w:id="259" w:author="Andy Kleinhesselink" w:date="2019-03-11T16:46:00Z">
        <w:r w:rsidR="00057C65">
          <w:rPr>
            <w:rFonts w:ascii="Times New Roman" w:hAnsi="Times New Roman"/>
            <w:color w:val="000000" w:themeColor="text1"/>
          </w:rPr>
          <w:t>increase</w:t>
        </w:r>
      </w:ins>
      <w:ins w:id="260" w:author="Andy Kleinhesselink" w:date="2019-03-16T10:38:00Z">
        <w:r w:rsidR="002B50CF">
          <w:rPr>
            <w:rFonts w:ascii="Times New Roman" w:hAnsi="Times New Roman"/>
            <w:color w:val="000000" w:themeColor="text1"/>
          </w:rPr>
          <w:t>d</w:t>
        </w:r>
      </w:ins>
      <w:ins w:id="261" w:author="Andy Kleinhesselink" w:date="2019-03-11T16:46:00Z">
        <w:r w:rsidR="00057C65">
          <w:rPr>
            <w:rFonts w:ascii="Times New Roman" w:hAnsi="Times New Roman"/>
            <w:color w:val="000000" w:themeColor="text1"/>
          </w:rPr>
          <w:t xml:space="preserve"> (Lortie and Cushman 2007). </w:t>
        </w:r>
      </w:ins>
      <w:del w:id="262" w:author="Andy Kleinhesselink" w:date="2019-03-11T16:45:00Z">
        <w:r w:rsidRPr="00A6092D" w:rsidDel="00057C65">
          <w:rPr>
            <w:rFonts w:ascii="Times New Roman" w:hAnsi="Times New Roman"/>
            <w:color w:val="000000" w:themeColor="text1"/>
          </w:rPr>
          <w:delText xml:space="preserve">We </w:delText>
        </w:r>
        <w:r w:rsidR="004721C4" w:rsidDel="00057C65">
          <w:rPr>
            <w:rFonts w:ascii="Times New Roman" w:hAnsi="Times New Roman"/>
            <w:color w:val="000000" w:themeColor="text1"/>
          </w:rPr>
          <w:delText>lumped</w:delText>
        </w:r>
        <w:r w:rsidR="004721C4" w:rsidRPr="00A6092D" w:rsidDel="00057C65">
          <w:rPr>
            <w:rFonts w:ascii="Times New Roman" w:hAnsi="Times New Roman"/>
            <w:color w:val="000000" w:themeColor="text1"/>
          </w:rPr>
          <w:delText xml:space="preserve"> </w:delText>
        </w:r>
        <w:r w:rsidRPr="00A6092D" w:rsidDel="00057C65">
          <w:rPr>
            <w:rFonts w:ascii="Times New Roman" w:hAnsi="Times New Roman"/>
            <w:color w:val="000000" w:themeColor="text1"/>
          </w:rPr>
          <w:delText xml:space="preserve">the two </w:delText>
        </w:r>
        <w:r w:rsidRPr="00A6092D" w:rsidDel="00057C65">
          <w:rPr>
            <w:rFonts w:ascii="Times New Roman" w:hAnsi="Times New Roman"/>
            <w:i/>
            <w:color w:val="000000" w:themeColor="text1"/>
          </w:rPr>
          <w:delText>Vulpia</w:delText>
        </w:r>
        <w:r w:rsidRPr="00A6092D" w:rsidDel="00057C65">
          <w:rPr>
            <w:rFonts w:ascii="Times New Roman" w:hAnsi="Times New Roman"/>
            <w:color w:val="000000" w:themeColor="text1"/>
          </w:rPr>
          <w:delText xml:space="preserve"> species </w:delText>
        </w:r>
        <w:r w:rsidR="004721C4" w:rsidDel="00057C65">
          <w:rPr>
            <w:rFonts w:ascii="Times New Roman" w:hAnsi="Times New Roman"/>
            <w:color w:val="000000" w:themeColor="text1"/>
          </w:rPr>
          <w:delText>into one group</w:delText>
        </w:r>
        <w:r w:rsidRPr="00A6092D" w:rsidDel="00057C65">
          <w:rPr>
            <w:rFonts w:ascii="Times New Roman" w:hAnsi="Times New Roman"/>
            <w:color w:val="000000" w:themeColor="text1"/>
          </w:rPr>
          <w:delText xml:space="preserve"> in our study because </w:delText>
        </w:r>
        <w:r w:rsidR="004721C4" w:rsidDel="00057C65">
          <w:rPr>
            <w:rFonts w:ascii="Times New Roman" w:hAnsi="Times New Roman"/>
            <w:color w:val="000000" w:themeColor="text1"/>
          </w:rPr>
          <w:delText xml:space="preserve">it was difficult </w:delText>
        </w:r>
        <w:r w:rsidRPr="00A6092D" w:rsidDel="00057C65">
          <w:rPr>
            <w:rFonts w:ascii="Times New Roman" w:hAnsi="Times New Roman"/>
            <w:color w:val="000000" w:themeColor="text1"/>
          </w:rPr>
          <w:delText xml:space="preserve">to identify them to species in the field. </w:delText>
        </w:r>
      </w:del>
    </w:p>
    <w:p w14:paraId="2D936BC6" w14:textId="0E442F34"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ins w:id="263" w:author="Andy Kleinhesselink" w:date="2019-03-15T16:42:00Z">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ins>
      <w:ins w:id="264" w:author="Andy Kleinhesselink" w:date="2019-03-17T14:33:00Z">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ins>
      <w:r w:rsidR="00C45911">
        <w:rPr>
          <w:rFonts w:ascii="Times New Roman" w:hAnsi="Times New Roman"/>
          <w:color w:val="000000" w:themeColor="text1"/>
        </w:rPr>
        <w:fldChar w:fldCharType="separate"/>
      </w:r>
      <w:ins w:id="265" w:author="Andy Kleinhesselink" w:date="2019-03-15T16:42:00Z">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ins>
      <w:r w:rsidRPr="00A6092D">
        <w:rPr>
          <w:rFonts w:ascii="Times New Roman" w:hAnsi="Times New Roman"/>
          <w:color w:val="000000" w:themeColor="text1"/>
        </w:rPr>
        <w:t xml:space="preserve">. The most abundant bryophyte </w:t>
      </w:r>
      <w:ins w:id="266" w:author="Andy Kleinhesselink" w:date="2019-03-11T16:46:00Z">
        <w:r w:rsidR="00E86BAA">
          <w:rPr>
            <w:rFonts w:ascii="Times New Roman" w:hAnsi="Times New Roman"/>
            <w:color w:val="000000" w:themeColor="text1"/>
          </w:rPr>
          <w:t>along the environmental gradient</w:t>
        </w:r>
      </w:ins>
      <w:del w:id="267" w:author="Andy Kleinhesselink" w:date="2019-03-11T16:46:00Z">
        <w:r w:rsidR="004721C4" w:rsidDel="00E86BAA">
          <w:rPr>
            <w:rFonts w:ascii="Times New Roman" w:hAnsi="Times New Roman"/>
            <w:color w:val="000000" w:themeColor="text1"/>
          </w:rPr>
          <w:delText>was</w:delText>
        </w:r>
      </w:del>
      <w:r w:rsidR="004721C4" w:rsidRPr="00A6092D">
        <w:rPr>
          <w:rFonts w:ascii="Times New Roman" w:hAnsi="Times New Roman"/>
          <w:color w:val="000000" w:themeColor="text1"/>
        </w:rPr>
        <w:t xml:space="preserve"> </w:t>
      </w:r>
      <w:ins w:id="268" w:author="Andy Kleinhesselink" w:date="2019-03-11T16:46:00Z">
        <w:r w:rsidR="00E86BAA">
          <w:rPr>
            <w:rFonts w:ascii="Times New Roman" w:hAnsi="Times New Roman"/>
            <w:color w:val="000000" w:themeColor="text1"/>
          </w:rPr>
          <w:t xml:space="preserve">was </w:t>
        </w:r>
      </w:ins>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lastRenderedPageBreak/>
        <w:t>Methods</w:t>
      </w:r>
    </w:p>
    <w:p w14:paraId="39ABF2AF" w14:textId="6FFDAF6C" w:rsidR="006F26CF" w:rsidRPr="00A6092D" w:rsidRDefault="00C45911" w:rsidP="00AE5F16">
      <w:pPr>
        <w:pStyle w:val="Heading2"/>
        <w:spacing w:before="0" w:after="0"/>
        <w:ind w:firstLine="0"/>
        <w:rPr>
          <w:color w:val="000000" w:themeColor="text1"/>
        </w:rPr>
      </w:pPr>
      <w:ins w:id="269" w:author="Andy Kleinhesselink" w:date="2019-03-15T16:42:00Z">
        <w:r>
          <w:rPr>
            <w:color w:val="000000" w:themeColor="text1"/>
          </w:rPr>
          <w:t xml:space="preserve">Vascular plant association with </w:t>
        </w:r>
      </w:ins>
      <w:del w:id="270" w:author="Andy Kleinhesselink" w:date="2019-03-15T16:42:00Z">
        <w:r w:rsidR="00AF68FE" w:rsidRPr="00A6092D" w:rsidDel="00C45911">
          <w:rPr>
            <w:color w:val="000000" w:themeColor="text1"/>
          </w:rPr>
          <w:delText>Bryophyte</w:delText>
        </w:r>
      </w:del>
      <w:ins w:id="271" w:author="Andy Kleinhesselink" w:date="2019-03-15T16:42:00Z">
        <w:r>
          <w:rPr>
            <w:color w:val="000000" w:themeColor="text1"/>
          </w:rPr>
          <w:t>b</w:t>
        </w:r>
        <w:r w:rsidRPr="00A6092D">
          <w:rPr>
            <w:color w:val="000000" w:themeColor="text1"/>
          </w:rPr>
          <w:t>ryophyte</w:t>
        </w:r>
        <w:r>
          <w:rPr>
            <w:color w:val="000000" w:themeColor="text1"/>
          </w:rPr>
          <w:t>s</w:t>
        </w:r>
      </w:ins>
      <w:del w:id="272" w:author="Andy Kleinhesselink" w:date="2019-03-15T16:42:00Z">
        <w:r w:rsidR="00AF68FE" w:rsidRPr="00A6092D" w:rsidDel="00C45911">
          <w:rPr>
            <w:color w:val="000000" w:themeColor="text1"/>
          </w:rPr>
          <w:delText xml:space="preserve"> </w:delText>
        </w:r>
      </w:del>
      <w:del w:id="273" w:author="Andy Kleinhesselink" w:date="2019-03-15T16:43:00Z">
        <w:r w:rsidR="00AF68FE" w:rsidRPr="00A6092D" w:rsidDel="00C45911">
          <w:rPr>
            <w:color w:val="000000" w:themeColor="text1"/>
          </w:rPr>
          <w:delText>patches</w:delText>
        </w:r>
      </w:del>
      <w:r w:rsidR="00AF68FE" w:rsidRPr="00A6092D">
        <w:rPr>
          <w:color w:val="000000" w:themeColor="text1"/>
        </w:rPr>
        <w:t xml:space="preserve"> across the </w:t>
      </w:r>
      <w:del w:id="274" w:author="Andy Kleinhesselink" w:date="2019-03-15T16:43:00Z">
        <w:r w:rsidR="00AF68FE" w:rsidRPr="00A6092D" w:rsidDel="00C45911">
          <w:rPr>
            <w:color w:val="000000" w:themeColor="text1"/>
          </w:rPr>
          <w:delText xml:space="preserve">stress </w:delText>
        </w:r>
      </w:del>
      <w:r w:rsidR="00AF68FE" w:rsidRPr="00A6092D">
        <w:rPr>
          <w:color w:val="000000" w:themeColor="text1"/>
        </w:rPr>
        <w:t>gradient</w:t>
      </w:r>
    </w:p>
    <w:p w14:paraId="1489F3E6" w14:textId="70B3020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 xml:space="preserve">23 20-m transects spaced approximately 10 m apart along the 220 m </w:t>
      </w:r>
      <w:del w:id="275" w:author="Andy Kleinhesselink" w:date="2019-03-15T16:43:00Z">
        <w:r w:rsidRPr="00A6092D" w:rsidDel="00C45911">
          <w:rPr>
            <w:rFonts w:ascii="Times New Roman" w:hAnsi="Times New Roman"/>
            <w:color w:val="000000" w:themeColor="text1"/>
          </w:rPr>
          <w:delText xml:space="preserve">long stress </w:delText>
        </w:r>
      </w:del>
      <w:r w:rsidRPr="00A6092D">
        <w:rPr>
          <w:rFonts w:ascii="Times New Roman" w:hAnsi="Times New Roman"/>
          <w:color w:val="000000" w:themeColor="text1"/>
        </w:rPr>
        <w:t>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xml:space="preserve">. The most southeasterly transect occurred at the sheltered </w:t>
      </w:r>
      <w:del w:id="276" w:author="Andy Kleinhesselink" w:date="2019-03-17T14:10:00Z">
        <w:r w:rsidRPr="00A6092D" w:rsidDel="00A4683F">
          <w:rPr>
            <w:rFonts w:ascii="Times New Roman" w:hAnsi="Times New Roman"/>
            <w:color w:val="000000" w:themeColor="text1"/>
          </w:rPr>
          <w:delText>low</w:delText>
        </w:r>
        <w:r w:rsidR="00357CC5" w:rsidDel="00A4683F">
          <w:rPr>
            <w:rFonts w:ascii="Times New Roman" w:hAnsi="Times New Roman"/>
            <w:color w:val="000000" w:themeColor="text1"/>
          </w:rPr>
          <w:delText>-</w:delText>
        </w:r>
        <w:r w:rsidRPr="00A6092D" w:rsidDel="00A4683F">
          <w:rPr>
            <w:rFonts w:ascii="Times New Roman" w:hAnsi="Times New Roman"/>
            <w:color w:val="000000" w:themeColor="text1"/>
          </w:rPr>
          <w:delText xml:space="preserve">stress </w:delText>
        </w:r>
      </w:del>
      <w:r w:rsidRPr="00A6092D">
        <w:rPr>
          <w:rFonts w:ascii="Times New Roman" w:hAnsi="Times New Roman"/>
          <w:color w:val="000000" w:themeColor="text1"/>
        </w:rPr>
        <w:t>end</w:t>
      </w:r>
      <w:ins w:id="277" w:author="Andy Kleinhesselink" w:date="2019-03-17T14:10:00Z">
        <w:r w:rsidR="00A4683F">
          <w:rPr>
            <w:rFonts w:ascii="Times New Roman" w:hAnsi="Times New Roman"/>
            <w:color w:val="000000" w:themeColor="text1"/>
          </w:rPr>
          <w:t xml:space="preserve"> w</w:t>
        </w:r>
      </w:ins>
      <w:ins w:id="278" w:author="Andy Kleinhesselink" w:date="2019-03-17T14:11:00Z">
        <w:r w:rsidR="00A4683F">
          <w:rPr>
            <w:rFonts w:ascii="Times New Roman" w:hAnsi="Times New Roman"/>
            <w:color w:val="000000" w:themeColor="text1"/>
          </w:rPr>
          <w:t xml:space="preserve">ith low wind speed </w:t>
        </w:r>
        <w:r w:rsidR="003C080C">
          <w:rPr>
            <w:rFonts w:ascii="Times New Roman" w:hAnsi="Times New Roman"/>
            <w:color w:val="000000" w:themeColor="text1"/>
          </w:rPr>
          <w:t>finer textured sand</w:t>
        </w:r>
      </w:ins>
      <w:r w:rsidRPr="00A6092D">
        <w:rPr>
          <w:rFonts w:ascii="Times New Roman" w:hAnsi="Times New Roman"/>
          <w:color w:val="000000" w:themeColor="text1"/>
        </w:rPr>
        <w:t xml:space="preserve">, and the most northwesterly transect occurred at the more exposed </w:t>
      </w:r>
      <w:del w:id="279" w:author="Andy Kleinhesselink" w:date="2019-03-17T14:11:00Z">
        <w:r w:rsidRPr="00A6092D" w:rsidDel="003C080C">
          <w:rPr>
            <w:rFonts w:ascii="Times New Roman" w:hAnsi="Times New Roman"/>
            <w:color w:val="000000" w:themeColor="text1"/>
          </w:rPr>
          <w:delText>high</w:delText>
        </w:r>
        <w:r w:rsidR="00357CC5" w:rsidDel="003C080C">
          <w:rPr>
            <w:rFonts w:ascii="Times New Roman" w:hAnsi="Times New Roman"/>
            <w:color w:val="000000" w:themeColor="text1"/>
          </w:rPr>
          <w:delText>-</w:delText>
        </w:r>
        <w:r w:rsidRPr="00A6092D" w:rsidDel="003C080C">
          <w:rPr>
            <w:rFonts w:ascii="Times New Roman" w:hAnsi="Times New Roman"/>
            <w:color w:val="000000" w:themeColor="text1"/>
          </w:rPr>
          <w:delText xml:space="preserve">stress </w:delText>
        </w:r>
      </w:del>
      <w:r w:rsidRPr="00A6092D">
        <w:rPr>
          <w:rFonts w:ascii="Times New Roman" w:hAnsi="Times New Roman"/>
          <w:color w:val="000000" w:themeColor="text1"/>
        </w:rPr>
        <w:t>end of the gradient</w:t>
      </w:r>
      <w:ins w:id="280" w:author="Andy Kleinhesselink" w:date="2019-03-17T14:11:00Z">
        <w:r w:rsidR="003C080C">
          <w:rPr>
            <w:rFonts w:ascii="Times New Roman" w:hAnsi="Times New Roman"/>
            <w:color w:val="000000" w:themeColor="text1"/>
          </w:rPr>
          <w:t xml:space="preserve"> with higher wind speeds and coarser textured sand</w:t>
        </w:r>
      </w:ins>
      <w:r w:rsidRPr="00A6092D">
        <w:rPr>
          <w:rFonts w:ascii="Times New Roman" w:hAnsi="Times New Roman"/>
          <w:color w:val="000000" w:themeColor="text1"/>
        </w:rPr>
        <w:t>. For the remainder of the paper, we refer to position along the gradient in meters away from the more sheltered southeast end of the gradient</w:t>
      </w:r>
      <w:ins w:id="281" w:author="Andy Kleinhesselink" w:date="2019-03-17T14:11:00Z">
        <w:r w:rsidR="003C080C">
          <w:rPr>
            <w:rFonts w:ascii="Times New Roman" w:hAnsi="Times New Roman"/>
            <w:color w:val="000000" w:themeColor="text1"/>
          </w:rPr>
          <w:t xml:space="preserve"> and refer to these sides of the gradient as the “SE” and “NW” ends of the gradient</w:t>
        </w:r>
      </w:ins>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2AB29E53"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del w:id="282" w:author="Andy Kleinhesselink" w:date="2019-03-16T10:39:00Z">
        <w:r w:rsidR="001E19A3" w:rsidDel="002B50CF">
          <w:rPr>
            <w:rFonts w:ascii="Times New Roman" w:hAnsi="Times New Roman"/>
            <w:color w:val="000000" w:themeColor="text1"/>
          </w:rPr>
          <w:delText>the</w:delText>
        </w:r>
        <w:r w:rsidR="00455D5C" w:rsidDel="002B50CF">
          <w:rPr>
            <w:rFonts w:ascii="Times New Roman" w:hAnsi="Times New Roman"/>
            <w:color w:val="000000" w:themeColor="text1"/>
          </w:rPr>
          <w:delText xml:space="preserve"> </w:delText>
        </w:r>
      </w:del>
      <w:r w:rsidR="00455D5C">
        <w:rPr>
          <w:rFonts w:ascii="Times New Roman" w:hAnsi="Times New Roman"/>
          <w:color w:val="000000" w:themeColor="text1"/>
        </w:rPr>
        <w:t xml:space="preserve">point-intercept </w:t>
      </w:r>
      <w:ins w:id="283" w:author="Andy Kleinhesselink" w:date="2019-03-16T10:39:00Z">
        <w:r w:rsidR="002B50CF">
          <w:rPr>
            <w:rFonts w:ascii="Times New Roman" w:hAnsi="Times New Roman"/>
            <w:color w:val="000000" w:themeColor="text1"/>
          </w:rPr>
          <w:t xml:space="preserve">sampling at </w:t>
        </w:r>
      </w:ins>
      <w:del w:id="284" w:author="Andy Kleinhesselink" w:date="2019-03-16T10:39:00Z">
        <w:r w:rsidR="001E19A3" w:rsidDel="002B50CF">
          <w:rPr>
            <w:rFonts w:ascii="Times New Roman" w:hAnsi="Times New Roman"/>
            <w:color w:val="000000" w:themeColor="text1"/>
          </w:rPr>
          <w:delText xml:space="preserve">method and sampled </w:delText>
        </w:r>
      </w:del>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del w:id="285" w:author="Andy Kleinhesselink" w:date="2019-03-11T16:55:00Z">
        <w:r w:rsidR="001E19A3" w:rsidDel="00E86BAA">
          <w:rPr>
            <w:rFonts w:ascii="Times New Roman" w:hAnsi="Times New Roman"/>
            <w:color w:val="000000" w:themeColor="text1"/>
          </w:rPr>
          <w:delText>In our analyses</w:delText>
        </w:r>
        <w:r w:rsidR="000D1556" w:rsidDel="00E86BAA">
          <w:rPr>
            <w:rFonts w:ascii="Times New Roman" w:hAnsi="Times New Roman"/>
            <w:color w:val="000000" w:themeColor="text1"/>
          </w:rPr>
          <w:delText xml:space="preserve"> we only </w:delText>
        </w:r>
        <w:r w:rsidR="001E19A3" w:rsidDel="00E86BAA">
          <w:rPr>
            <w:rFonts w:ascii="Times New Roman" w:hAnsi="Times New Roman"/>
            <w:color w:val="000000" w:themeColor="text1"/>
          </w:rPr>
          <w:delText xml:space="preserve">included sampling </w:delText>
        </w:r>
        <w:r w:rsidR="000D1556" w:rsidDel="00E86BAA">
          <w:rPr>
            <w:rFonts w:ascii="Times New Roman" w:hAnsi="Times New Roman"/>
            <w:color w:val="000000" w:themeColor="text1"/>
          </w:rPr>
          <w:delText xml:space="preserve">points falling outside of shrubs. </w:delText>
        </w:r>
      </w:del>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03F35B43"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ins w:id="286" w:author="Andy Kleinhesselink" w:date="2019-03-11T16:54:00Z">
        <w:r w:rsidR="00E86BAA">
          <w:rPr>
            <w:rFonts w:ascii="Times New Roman" w:hAnsi="Times New Roman"/>
            <w:i/>
            <w:color w:val="000000" w:themeColor="text1"/>
          </w:rPr>
          <w:t>i</w:t>
        </w:r>
      </w:ins>
      <w:del w:id="287" w:author="Andy Kleinhesselink" w:date="2019-03-11T16:54:00Z">
        <w:r w:rsidRPr="00A6092D" w:rsidDel="00E86BAA">
          <w:rPr>
            <w:rFonts w:ascii="Times New Roman" w:hAnsi="Times New Roman"/>
            <w:i/>
            <w:color w:val="000000" w:themeColor="text1"/>
          </w:rPr>
          <w:delText>y</w:delText>
        </w:r>
      </w:del>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ins w:id="288" w:author="Andy Kleinhesselink" w:date="2019-03-15T16:44:00Z">
        <w:r w:rsidR="00C45911">
          <w:rPr>
            <w:rFonts w:ascii="Times New Roman" w:hAnsi="Times New Roman"/>
            <w:color w:val="000000" w:themeColor="text1"/>
          </w:rPr>
          <w:t xml:space="preserve">on the sheltered SE </w:t>
        </w:r>
      </w:ins>
      <w:del w:id="289" w:author="Andy Kleinhesselink" w:date="2019-03-15T16:44:00Z">
        <w:r w:rsidRPr="00A6092D" w:rsidDel="00C45911">
          <w:rPr>
            <w:rFonts w:ascii="Times New Roman" w:hAnsi="Times New Roman"/>
            <w:color w:val="000000" w:themeColor="text1"/>
          </w:rPr>
          <w:delText>at the low</w:delText>
        </w:r>
        <w:r w:rsidR="005B2A52" w:rsidDel="00C45911">
          <w:rPr>
            <w:rFonts w:ascii="Times New Roman" w:hAnsi="Times New Roman"/>
            <w:color w:val="000000" w:themeColor="text1"/>
          </w:rPr>
          <w:delText xml:space="preserve"> </w:delText>
        </w:r>
        <w:r w:rsidRPr="00A6092D" w:rsidDel="00C45911">
          <w:rPr>
            <w:rFonts w:ascii="Times New Roman" w:hAnsi="Times New Roman"/>
            <w:color w:val="000000" w:themeColor="text1"/>
          </w:rPr>
          <w:delText xml:space="preserve">stress </w:delText>
        </w:r>
      </w:del>
      <w:r w:rsidRPr="00A6092D">
        <w:rPr>
          <w:rFonts w:ascii="Times New Roman" w:hAnsi="Times New Roman"/>
          <w:color w:val="000000" w:themeColor="text1"/>
        </w:rPr>
        <w:t xml:space="preserve">end of the gradient and nine were </w:t>
      </w:r>
      <w:r w:rsidRPr="00A6092D">
        <w:rPr>
          <w:rFonts w:ascii="Times New Roman" w:hAnsi="Times New Roman"/>
          <w:color w:val="000000" w:themeColor="text1"/>
        </w:rPr>
        <w:lastRenderedPageBreak/>
        <w:t xml:space="preserve">located at the </w:t>
      </w:r>
      <w:del w:id="290" w:author="Andy Kleinhesselink" w:date="2019-03-15T16:44:00Z">
        <w:r w:rsidRPr="00A6092D" w:rsidDel="00C45911">
          <w:rPr>
            <w:rFonts w:ascii="Times New Roman" w:hAnsi="Times New Roman"/>
            <w:color w:val="000000" w:themeColor="text1"/>
          </w:rPr>
          <w:delText>high</w:delText>
        </w:r>
      </w:del>
      <w:ins w:id="291" w:author="Andy Kleinhesselink" w:date="2019-03-15T16:44:00Z">
        <w:r w:rsidR="00C45911">
          <w:rPr>
            <w:rFonts w:ascii="Times New Roman" w:hAnsi="Times New Roman"/>
            <w:color w:val="000000" w:themeColor="text1"/>
          </w:rPr>
          <w:t xml:space="preserve">more exposed NW </w:t>
        </w:r>
      </w:ins>
      <w:del w:id="292" w:author="Andy Kleinhesselink" w:date="2019-03-15T16:44:00Z">
        <w:r w:rsidR="005B2A52" w:rsidDel="00C45911">
          <w:rPr>
            <w:rFonts w:ascii="Times New Roman" w:hAnsi="Times New Roman"/>
            <w:color w:val="000000" w:themeColor="text1"/>
          </w:rPr>
          <w:delText xml:space="preserve"> </w:delText>
        </w:r>
        <w:r w:rsidRPr="00A6092D" w:rsidDel="00C45911">
          <w:rPr>
            <w:rFonts w:ascii="Times New Roman" w:hAnsi="Times New Roman"/>
            <w:color w:val="000000" w:themeColor="text1"/>
          </w:rPr>
          <w:delText xml:space="preserve">stress </w:delText>
        </w:r>
      </w:del>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ins w:id="293" w:author="Andy Kleinhesselink" w:date="2019-03-11T17:05:00Z">
        <w:r w:rsidR="00E37C36">
          <w:rPr>
            <w:rFonts w:ascii="Times New Roman" w:hAnsi="Times New Roman"/>
            <w:color w:val="000000" w:themeColor="text1"/>
          </w:rPr>
          <w:t xml:space="preserve">We </w:t>
        </w:r>
      </w:ins>
      <w:ins w:id="294" w:author="Andy Kleinhesselink" w:date="2019-03-11T17:06:00Z">
        <w:r w:rsidR="00E37C36">
          <w:rPr>
            <w:rFonts w:ascii="Times New Roman" w:hAnsi="Times New Roman"/>
            <w:color w:val="000000" w:themeColor="text1"/>
          </w:rPr>
          <w:t xml:space="preserve">planted only five seeds per patch </w:t>
        </w:r>
      </w:ins>
      <w:ins w:id="295" w:author="Andy Kleinhesselink" w:date="2019-03-11T17:08:00Z">
        <w:r w:rsidR="00E37C36">
          <w:rPr>
            <w:rFonts w:ascii="Times New Roman" w:hAnsi="Times New Roman"/>
            <w:color w:val="000000" w:themeColor="text1"/>
          </w:rPr>
          <w:t xml:space="preserve">(roughly spaced 2 cm apart) </w:t>
        </w:r>
      </w:ins>
      <w:ins w:id="296" w:author="Andy Kleinhesselink" w:date="2019-03-11T17:06:00Z">
        <w:r w:rsidR="00E37C36">
          <w:rPr>
            <w:rFonts w:ascii="Times New Roman" w:hAnsi="Times New Roman"/>
            <w:color w:val="000000" w:themeColor="text1"/>
          </w:rPr>
          <w:t xml:space="preserve">in order to keep seedling density low and prevent any self-thinning from occurring among the planted individuals. </w:t>
        </w:r>
      </w:ins>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ins w:id="297" w:author="Andy Kleinhesselink" w:date="2019-03-11T17:04:00Z">
        <w:r w:rsidR="00DE4CC8">
          <w:rPr>
            <w:rFonts w:ascii="Times New Roman" w:hAnsi="Times New Roman"/>
            <w:color w:val="000000" w:themeColor="text1"/>
          </w:rPr>
          <w:t xml:space="preserve"> and to help re-locate the seeds </w:t>
        </w:r>
      </w:ins>
      <w:del w:id="298" w:author="Andy Kleinhesselink" w:date="2019-03-11T17:04:00Z">
        <w:r w:rsidR="001920E7" w:rsidDel="00DE4CC8">
          <w:rPr>
            <w:rFonts w:ascii="Times New Roman" w:hAnsi="Times New Roman"/>
            <w:color w:val="000000" w:themeColor="text1"/>
          </w:rPr>
          <w:delText>,</w:delText>
        </w:r>
      </w:del>
      <w:del w:id="299" w:author="Andy Kleinhesselink" w:date="2019-03-11T17:08:00Z">
        <w:r w:rsidRPr="00A6092D" w:rsidDel="00E37C36">
          <w:rPr>
            <w:rFonts w:ascii="Times New Roman" w:hAnsi="Times New Roman"/>
            <w:color w:val="000000" w:themeColor="text1"/>
          </w:rPr>
          <w:delText xml:space="preserve"> </w:delText>
        </w:r>
      </w:del>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ins w:id="300" w:author="Andy Kleinhesselink" w:date="2019-03-11T17:07:00Z">
        <w:r w:rsidR="00E37C36">
          <w:rPr>
            <w:rFonts w:ascii="Times New Roman" w:hAnsi="Times New Roman"/>
            <w:color w:val="000000" w:themeColor="text1"/>
          </w:rPr>
          <w:t xml:space="preserve"> and inserted the wire into the sand.  </w:t>
        </w:r>
      </w:ins>
      <w:ins w:id="301" w:author="Andy Kleinhesselink" w:date="2019-03-11T17:04:00Z">
        <w:r w:rsidR="00DE4CC8">
          <w:rPr>
            <w:rFonts w:ascii="Times New Roman" w:hAnsi="Times New Roman"/>
            <w:color w:val="000000" w:themeColor="text1"/>
          </w:rPr>
          <w:t xml:space="preserve">We </w:t>
        </w:r>
      </w:ins>
      <w:ins w:id="302" w:author="Andy Kleinhesselink" w:date="2019-03-11T17:07:00Z">
        <w:r w:rsidR="00E37C36">
          <w:rPr>
            <w:rFonts w:ascii="Times New Roman" w:hAnsi="Times New Roman"/>
            <w:color w:val="000000" w:themeColor="text1"/>
          </w:rPr>
          <w:t xml:space="preserve">then </w:t>
        </w:r>
      </w:ins>
      <w:ins w:id="303" w:author="Andy Kleinhesselink" w:date="2019-03-11T17:04:00Z">
        <w:r w:rsidR="00DE4CC8">
          <w:rPr>
            <w:rFonts w:ascii="Times New Roman" w:hAnsi="Times New Roman"/>
            <w:color w:val="000000" w:themeColor="text1"/>
          </w:rPr>
          <w:t xml:space="preserve">pressed each seed into the </w:t>
        </w:r>
      </w:ins>
      <w:ins w:id="304" w:author="Andy Kleinhesselink" w:date="2019-03-11T17:05:00Z">
        <w:r w:rsidR="00DE4CC8">
          <w:rPr>
            <w:rFonts w:ascii="Times New Roman" w:hAnsi="Times New Roman"/>
            <w:color w:val="000000" w:themeColor="text1"/>
          </w:rPr>
          <w:t>sand or the moss surface</w:t>
        </w:r>
      </w:ins>
      <w:ins w:id="305" w:author="Andy Kleinhesselink" w:date="2019-03-11T17:07:00Z">
        <w:r w:rsidR="00E37C36">
          <w:rPr>
            <w:rFonts w:ascii="Times New Roman" w:hAnsi="Times New Roman"/>
            <w:color w:val="000000" w:themeColor="text1"/>
          </w:rPr>
          <w:t xml:space="preserve"> of the patches</w:t>
        </w:r>
      </w:ins>
      <w:del w:id="306" w:author="Andy Kleinhesselink" w:date="2019-03-11T17:05:00Z">
        <w:r w:rsidR="005B2A52" w:rsidDel="00E37C36">
          <w:rPr>
            <w:rFonts w:ascii="Times New Roman" w:hAnsi="Times New Roman"/>
            <w:color w:val="000000" w:themeColor="text1"/>
          </w:rPr>
          <w:delText xml:space="preserve"> inserted into the sand so that seeds were </w:delText>
        </w:r>
        <w:r w:rsidR="00FF095D" w:rsidDel="00E37C36">
          <w:rPr>
            <w:rFonts w:ascii="Times New Roman" w:hAnsi="Times New Roman"/>
            <w:color w:val="000000" w:themeColor="text1"/>
          </w:rPr>
          <w:delText>just below</w:delText>
        </w:r>
        <w:r w:rsidR="005B2A52" w:rsidDel="00E37C36">
          <w:rPr>
            <w:rFonts w:ascii="Times New Roman" w:hAnsi="Times New Roman"/>
            <w:color w:val="000000" w:themeColor="text1"/>
          </w:rPr>
          <w:delText xml:space="preserve"> </w:delText>
        </w:r>
        <w:r w:rsidR="00FF095D" w:rsidDel="00E37C36">
          <w:rPr>
            <w:rFonts w:ascii="Times New Roman" w:hAnsi="Times New Roman"/>
            <w:color w:val="000000" w:themeColor="text1"/>
          </w:rPr>
          <w:delText xml:space="preserve">the </w:delText>
        </w:r>
        <w:r w:rsidR="005B2A52" w:rsidDel="00E37C36">
          <w:rPr>
            <w:rFonts w:ascii="Times New Roman" w:hAnsi="Times New Roman"/>
            <w:color w:val="000000" w:themeColor="text1"/>
          </w:rPr>
          <w:delText>soil surface</w:delText>
        </w:r>
        <w:r w:rsidRPr="00A6092D" w:rsidDel="00E37C36">
          <w:rPr>
            <w:rFonts w:ascii="Times New Roman" w:hAnsi="Times New Roman"/>
            <w:color w:val="000000" w:themeColor="text1"/>
          </w:rPr>
          <w:delText xml:space="preserve">. </w:delText>
        </w:r>
        <w:r w:rsidR="00FF095D" w:rsidDel="00E37C36">
          <w:rPr>
            <w:rFonts w:ascii="Times New Roman" w:hAnsi="Times New Roman"/>
            <w:color w:val="000000" w:themeColor="text1"/>
          </w:rPr>
          <w:delText>Planted seeds were</w:delText>
        </w:r>
        <w:r w:rsidRPr="00A6092D" w:rsidDel="00E37C36">
          <w:rPr>
            <w:rFonts w:ascii="Times New Roman" w:hAnsi="Times New Roman"/>
            <w:color w:val="000000" w:themeColor="text1"/>
          </w:rPr>
          <w:delText xml:space="preserve"> </w:delText>
        </w:r>
        <w:r w:rsidR="005B2A52" w:rsidDel="00E37C36">
          <w:rPr>
            <w:rFonts w:ascii="Times New Roman" w:hAnsi="Times New Roman"/>
            <w:color w:val="000000" w:themeColor="text1"/>
          </w:rPr>
          <w:delText>spaced</w:delText>
        </w:r>
      </w:del>
      <w:del w:id="307" w:author="Andy Kleinhesselink" w:date="2019-03-11T17:08:00Z">
        <w:r w:rsidR="005B2A52" w:rsidDel="00E37C36">
          <w:rPr>
            <w:rFonts w:ascii="Times New Roman" w:hAnsi="Times New Roman"/>
            <w:color w:val="000000" w:themeColor="text1"/>
          </w:rPr>
          <w:delText xml:space="preserve"> </w:delText>
        </w:r>
      </w:del>
      <w:del w:id="308" w:author="Andy Kleinhesselink" w:date="2019-03-11T17:09:00Z">
        <w:r w:rsidRPr="00A6092D" w:rsidDel="00E37C36">
          <w:rPr>
            <w:rFonts w:ascii="Times New Roman" w:hAnsi="Times New Roman"/>
            <w:color w:val="000000" w:themeColor="text1"/>
          </w:rPr>
          <w:delText>2</w:delText>
        </w:r>
        <w:r w:rsidR="001920E7" w:rsidDel="00E37C36">
          <w:rPr>
            <w:rFonts w:ascii="Times New Roman" w:hAnsi="Times New Roman"/>
            <w:color w:val="000000" w:themeColor="text1"/>
          </w:rPr>
          <w:delText xml:space="preserve"> </w:delText>
        </w:r>
        <w:r w:rsidRPr="00A6092D" w:rsidDel="00E37C36">
          <w:rPr>
            <w:rFonts w:ascii="Times New Roman" w:hAnsi="Times New Roman"/>
            <w:color w:val="000000" w:themeColor="text1"/>
          </w:rPr>
          <w:delText>cm apart</w:delText>
        </w:r>
      </w:del>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4DC88F6F" w:rsidR="006F26CF" w:rsidRDefault="00315A57" w:rsidP="00701C44">
      <w:pPr>
        <w:pStyle w:val="BodyA"/>
        <w:spacing w:line="480" w:lineRule="auto"/>
        <w:ind w:firstLine="720"/>
        <w:rPr>
          <w:ins w:id="309" w:author="Andy Kleinhesselink" w:date="2019-01-10T14:37:00Z"/>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del w:id="310" w:author="Andy Kleinhesselink" w:date="2019-03-15T16:46:00Z">
        <w:r w:rsidR="008F595E" w:rsidDel="00C45911">
          <w:rPr>
            <w:rFonts w:ascii="Times New Roman" w:hAnsi="Times New Roman"/>
            <w:color w:val="000000" w:themeColor="text1"/>
          </w:rPr>
          <w:delText xml:space="preserve">vascular </w:delText>
        </w:r>
        <w:r w:rsidR="00AF68FE" w:rsidRPr="00A6092D" w:rsidDel="00C45911">
          <w:rPr>
            <w:rFonts w:ascii="Times New Roman" w:hAnsi="Times New Roman"/>
            <w:color w:val="000000" w:themeColor="text1"/>
          </w:rPr>
          <w:delText>plants emerging</w:delText>
        </w:r>
      </w:del>
      <w:ins w:id="311" w:author="Andy Kleinhesselink" w:date="2019-03-15T16:46:00Z">
        <w:r w:rsidR="00C45911">
          <w:rPr>
            <w:rFonts w:ascii="Times New Roman" w:hAnsi="Times New Roman"/>
            <w:color w:val="000000" w:themeColor="text1"/>
          </w:rPr>
          <w:t>seedlings</w:t>
        </w:r>
      </w:ins>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ins w:id="312" w:author="Andy Kleinhesselink" w:date="2019-03-15T16:46:00Z">
        <w:r w:rsidR="00C45911">
          <w:rPr>
            <w:rFonts w:ascii="Times New Roman" w:hAnsi="Times New Roman"/>
            <w:color w:val="000000" w:themeColor="text1"/>
          </w:rPr>
          <w:t xml:space="preserve"> vascular</w:t>
        </w:r>
      </w:ins>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ins w:id="313" w:author="Andy Kleinhesselink" w:date="2019-03-15T16:47:00Z">
        <w:r w:rsidR="00C45911">
          <w:rPr>
            <w:rFonts w:ascii="Times New Roman" w:hAnsi="Times New Roman"/>
            <w:color w:val="000000" w:themeColor="text1"/>
          </w:rPr>
          <w:t xml:space="preserve"> surviving</w:t>
        </w:r>
      </w:ins>
      <w:r w:rsidR="00AF68FE" w:rsidRPr="00A6092D">
        <w:rPr>
          <w:rFonts w:ascii="Times New Roman" w:hAnsi="Times New Roman"/>
          <w:color w:val="000000" w:themeColor="text1"/>
        </w:rPr>
        <w:t xml:space="preserve"> plants</w:t>
      </w:r>
      <w:ins w:id="314" w:author="Andy Kleinhesselink" w:date="2019-03-15T16:48:00Z">
        <w:r w:rsidR="00C45911">
          <w:rPr>
            <w:rFonts w:ascii="Times New Roman" w:hAnsi="Times New Roman"/>
            <w:color w:val="000000" w:themeColor="text1"/>
          </w:rPr>
          <w:t xml:space="preserve"> in each patch</w:t>
        </w:r>
      </w:ins>
      <w:ins w:id="315" w:author="Andy Kleinhesselink" w:date="2019-03-15T16:47:00Z">
        <w:r w:rsidR="00C45911">
          <w:rPr>
            <w:rFonts w:ascii="Times New Roman" w:hAnsi="Times New Roman"/>
            <w:color w:val="000000" w:themeColor="text1"/>
          </w:rPr>
          <w:t>, harvested the</w:t>
        </w:r>
      </w:ins>
      <w:ins w:id="316" w:author="Andy Kleinhesselink" w:date="2019-03-15T16:48:00Z">
        <w:r w:rsidR="00C45911">
          <w:rPr>
            <w:rFonts w:ascii="Times New Roman" w:hAnsi="Times New Roman"/>
            <w:color w:val="000000" w:themeColor="text1"/>
          </w:rPr>
          <w:t>ir aboveground biomass and counted the total number of inflorescences</w:t>
        </w:r>
      </w:ins>
      <w:del w:id="317" w:author="Andy Kleinhesselink" w:date="2019-03-15T16:47:00Z">
        <w:r w:rsidR="00AF68FE" w:rsidRPr="00A6092D" w:rsidDel="00C45911">
          <w:rPr>
            <w:rFonts w:ascii="Times New Roman" w:hAnsi="Times New Roman"/>
            <w:color w:val="000000" w:themeColor="text1"/>
          </w:rPr>
          <w:delText xml:space="preserve"> </w:delText>
        </w:r>
      </w:del>
      <w:del w:id="318" w:author="Andy Kleinhesselink" w:date="2019-03-15T16:48:00Z">
        <w:r w:rsidR="00AF68FE" w:rsidRPr="00A6092D" w:rsidDel="00C45911">
          <w:rPr>
            <w:rFonts w:ascii="Times New Roman" w:hAnsi="Times New Roman"/>
            <w:color w:val="000000" w:themeColor="text1"/>
          </w:rPr>
          <w:delText xml:space="preserve">and </w:delText>
        </w:r>
        <w:r w:rsidR="008735B6" w:rsidDel="00C45911">
          <w:rPr>
            <w:rFonts w:ascii="Times New Roman" w:hAnsi="Times New Roman"/>
            <w:color w:val="000000" w:themeColor="text1"/>
          </w:rPr>
          <w:delText xml:space="preserve">the </w:delText>
        </w:r>
        <w:r w:rsidR="005B2A52" w:rsidDel="00C45911">
          <w:rPr>
            <w:rFonts w:ascii="Times New Roman" w:hAnsi="Times New Roman"/>
            <w:color w:val="000000" w:themeColor="text1"/>
          </w:rPr>
          <w:delText xml:space="preserve">total </w:delText>
        </w:r>
        <w:r w:rsidR="00AF68FE" w:rsidRPr="00A6092D" w:rsidDel="00C45911">
          <w:rPr>
            <w:rFonts w:ascii="Times New Roman" w:hAnsi="Times New Roman"/>
            <w:color w:val="000000" w:themeColor="text1"/>
          </w:rPr>
          <w:delText>number of inflorescences produced in each patch and collected the aboveground biomass from all the plants</w:delText>
        </w:r>
      </w:del>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del w:id="319" w:author="Andy Kleinhesselink" w:date="2019-03-15T16:48:00Z">
        <w:r w:rsidR="00AF68FE" w:rsidRPr="00A6092D" w:rsidDel="00C45911">
          <w:rPr>
            <w:rFonts w:ascii="Times New Roman" w:hAnsi="Times New Roman"/>
            <w:color w:val="000000" w:themeColor="text1"/>
          </w:rPr>
          <w:delText xml:space="preserve"> </w:delText>
        </w:r>
        <w:r w:rsidR="005B2A52" w:rsidDel="00C45911">
          <w:rPr>
            <w:rFonts w:ascii="Times New Roman" w:hAnsi="Times New Roman"/>
            <w:color w:val="000000" w:themeColor="text1"/>
          </w:rPr>
          <w:delText>harvested,</w:delText>
        </w:r>
      </w:del>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223AE00B" w14:textId="77777777" w:rsidR="004C7179" w:rsidRPr="00A6092D" w:rsidRDefault="004C7179" w:rsidP="00701C44">
      <w:pPr>
        <w:pStyle w:val="BodyA"/>
        <w:spacing w:line="480" w:lineRule="auto"/>
        <w:ind w:firstLine="720"/>
        <w:rPr>
          <w:rFonts w:ascii="Times New Roman" w:hAnsi="Times New Roman"/>
          <w:color w:val="000000" w:themeColor="text1"/>
        </w:rPr>
      </w:pP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lastRenderedPageBreak/>
        <w:t>Statistical Analyses</w:t>
      </w:r>
    </w:p>
    <w:p w14:paraId="74863704" w14:textId="6FDE359B"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w:t>
      </w:r>
      <w:del w:id="320" w:author="Andy Kleinhesselink" w:date="2019-03-15T16:48:00Z">
        <w:r w:rsidRPr="00A6092D" w:rsidDel="001D30AE">
          <w:rPr>
            <w:rFonts w:ascii="Times New Roman" w:hAnsi="Times New Roman"/>
            <w:color w:val="000000" w:themeColor="text1"/>
          </w:rPr>
          <w:delText xml:space="preserve">more </w:delText>
        </w:r>
      </w:del>
      <w:r w:rsidRPr="00A6092D">
        <w:rPr>
          <w:rFonts w:ascii="Times New Roman" w:hAnsi="Times New Roman"/>
          <w:color w:val="000000" w:themeColor="text1"/>
        </w:rPr>
        <w:t xml:space="preserve">associated with moss patches </w:t>
      </w:r>
      <w:del w:id="321" w:author="Andy Kleinhesselink" w:date="2019-03-15T16:48:00Z">
        <w:r w:rsidRPr="00A6092D" w:rsidDel="001D30AE">
          <w:rPr>
            <w:rFonts w:ascii="Times New Roman" w:hAnsi="Times New Roman"/>
            <w:color w:val="000000" w:themeColor="text1"/>
          </w:rPr>
          <w:delText xml:space="preserve">than expected </w:delText>
        </w:r>
      </w:del>
      <w:r w:rsidRPr="00A6092D">
        <w:rPr>
          <w:rFonts w:ascii="Times New Roman" w:hAnsi="Times New Roman"/>
          <w:color w:val="000000" w:themeColor="text1"/>
        </w:rPr>
        <w:t xml:space="preserve">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del w:id="322" w:author="Andy Kleinhesselink" w:date="2019-03-15T16:49:00Z">
        <w:r w:rsidRPr="00A6092D" w:rsidDel="001D30AE">
          <w:rPr>
            <w:rFonts w:ascii="Times New Roman" w:hAnsi="Times New Roman"/>
            <w:color w:val="000000" w:themeColor="text1"/>
          </w:rPr>
          <w:delText xml:space="preserve">stress </w:delText>
        </w:r>
      </w:del>
      <w:ins w:id="323" w:author="Andy Kleinhesselink" w:date="2019-03-15T16:49:00Z">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ins>
      <w:r w:rsidRPr="00A6092D">
        <w:rPr>
          <w:rFonts w:ascii="Times New Roman" w:hAnsi="Times New Roman"/>
          <w:color w:val="000000" w:themeColor="text1"/>
        </w:rPr>
        <w:t xml:space="preserve">gradient. </w:t>
      </w:r>
      <w:ins w:id="324" w:author="Andy Kleinhesselink" w:date="2019-03-11T17:38:00Z">
        <w:r w:rsidR="00BA2102">
          <w:rPr>
            <w:rFonts w:ascii="Times New Roman" w:hAnsi="Times New Roman"/>
            <w:color w:val="000000" w:themeColor="text1"/>
          </w:rPr>
          <w:t xml:space="preserve">For this analysis we only included points falling outside of shrubs. </w:t>
        </w:r>
      </w:ins>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w:t>
      </w:r>
      <w:del w:id="325" w:author="Andy Kleinhesselink" w:date="2019-03-17T14:12:00Z">
        <w:r w:rsidRPr="00A6092D" w:rsidDel="003C080C">
          <w:rPr>
            <w:rFonts w:ascii="Times New Roman" w:hAnsi="Times New Roman"/>
            <w:color w:val="000000" w:themeColor="text1"/>
          </w:rPr>
          <w:delText>low</w:delText>
        </w:r>
        <w:r w:rsidR="00DD1194" w:rsidDel="003C080C">
          <w:rPr>
            <w:rFonts w:ascii="Times New Roman" w:hAnsi="Times New Roman"/>
            <w:color w:val="000000" w:themeColor="text1"/>
          </w:rPr>
          <w:delText>-</w:delText>
        </w:r>
        <w:r w:rsidRPr="00A6092D" w:rsidDel="003C080C">
          <w:rPr>
            <w:rFonts w:ascii="Times New Roman" w:hAnsi="Times New Roman"/>
            <w:color w:val="000000" w:themeColor="text1"/>
          </w:rPr>
          <w:delText xml:space="preserve">stress </w:delText>
        </w:r>
      </w:del>
      <w:r w:rsidRPr="00A6092D">
        <w:rPr>
          <w:rFonts w:ascii="Times New Roman" w:hAnsi="Times New Roman"/>
          <w:color w:val="000000" w:themeColor="text1"/>
        </w:rPr>
        <w:t xml:space="preserve">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ins w:id="326" w:author="Andy Kleinhesselink" w:date="2019-03-11T16:55:00Z">
        <w:r w:rsidR="00445D29">
          <w:rPr>
            <w:rFonts w:ascii="Times New Roman" w:hAnsi="Times New Roman"/>
            <w:color w:val="000000" w:themeColor="text1"/>
          </w:rPr>
          <w:t xml:space="preserve"> </w:t>
        </w:r>
      </w:ins>
    </w:p>
    <w:p w14:paraId="0EB1DD87" w14:textId="2E558DD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ins w:id="327" w:author="Andy Kleinhesselink" w:date="2019-03-17T14:12:00Z">
        <w:r w:rsidR="003C080C">
          <w:rPr>
            <w:rFonts w:ascii="Times New Roman" w:hAnsi="Times New Roman"/>
            <w:color w:val="000000" w:themeColor="text1"/>
          </w:rPr>
          <w:t xml:space="preserve">position on the </w:t>
        </w:r>
      </w:ins>
      <w:r w:rsidRPr="00A6092D">
        <w:rPr>
          <w:rFonts w:ascii="Times New Roman" w:hAnsi="Times New Roman"/>
          <w:color w:val="000000" w:themeColor="text1"/>
        </w:rPr>
        <w:t xml:space="preserve">environmental </w:t>
      </w:r>
      <w:ins w:id="328" w:author="Andy Kleinhesselink" w:date="2019-03-17T14:12:00Z">
        <w:r w:rsidR="003C080C">
          <w:rPr>
            <w:rFonts w:ascii="Times New Roman" w:hAnsi="Times New Roman"/>
            <w:color w:val="000000" w:themeColor="text1"/>
          </w:rPr>
          <w:t xml:space="preserve">gradient </w:t>
        </w:r>
      </w:ins>
      <w:del w:id="329" w:author="Andy Kleinhesselink" w:date="2019-03-17T14:12:00Z">
        <w:r w:rsidRPr="00A6092D" w:rsidDel="003C080C">
          <w:rPr>
            <w:rFonts w:ascii="Times New Roman" w:hAnsi="Times New Roman"/>
            <w:color w:val="000000" w:themeColor="text1"/>
          </w:rPr>
          <w:delText xml:space="preserve">stress </w:delText>
        </w:r>
      </w:del>
      <w:r w:rsidRPr="00A6092D">
        <w:rPr>
          <w:rFonts w:ascii="Times New Roman" w:hAnsi="Times New Roman"/>
          <w:color w:val="000000" w:themeColor="text1"/>
        </w:rPr>
        <w:t>(</w:t>
      </w:r>
      <w:del w:id="330" w:author="Andy Kleinhesselink" w:date="2019-03-17T14:12:00Z">
        <w:r w:rsidRPr="00A6092D" w:rsidDel="003C080C">
          <w:rPr>
            <w:rFonts w:ascii="Times New Roman" w:hAnsi="Times New Roman"/>
            <w:color w:val="000000" w:themeColor="text1"/>
          </w:rPr>
          <w:delText>low</w:delText>
        </w:r>
        <w:r w:rsidR="00DD1194" w:rsidDel="003C080C">
          <w:rPr>
            <w:rFonts w:ascii="Times New Roman" w:hAnsi="Times New Roman"/>
            <w:color w:val="000000" w:themeColor="text1"/>
          </w:rPr>
          <w:delText>-</w:delText>
        </w:r>
        <w:r w:rsidRPr="00A6092D" w:rsidDel="003C080C">
          <w:rPr>
            <w:rFonts w:ascii="Times New Roman" w:hAnsi="Times New Roman"/>
            <w:color w:val="000000" w:themeColor="text1"/>
          </w:rPr>
          <w:delText>stress or high</w:delText>
        </w:r>
        <w:r w:rsidR="00DD1194" w:rsidDel="003C080C">
          <w:rPr>
            <w:rFonts w:ascii="Times New Roman" w:hAnsi="Times New Roman"/>
            <w:color w:val="000000" w:themeColor="text1"/>
          </w:rPr>
          <w:delText>-</w:delText>
        </w:r>
        <w:r w:rsidRPr="00A6092D" w:rsidDel="003C080C">
          <w:rPr>
            <w:rFonts w:ascii="Times New Roman" w:hAnsi="Times New Roman"/>
            <w:color w:val="000000" w:themeColor="text1"/>
          </w:rPr>
          <w:delText>stress positions on the gradient</w:delText>
        </w:r>
      </w:del>
      <w:ins w:id="331" w:author="Andy Kleinhesselink" w:date="2019-03-17T14:12:00Z">
        <w:r w:rsidR="003C080C">
          <w:rPr>
            <w:rFonts w:ascii="Times New Roman" w:hAnsi="Times New Roman"/>
            <w:color w:val="000000" w:themeColor="text1"/>
          </w:rPr>
          <w:t>SE vs. NW end of the gradient</w:t>
        </w:r>
      </w:ins>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del w:id="332" w:author="Andy Kleinhesselink" w:date="2019-03-15T16:50:00Z">
        <w:r w:rsidRPr="00A6092D" w:rsidDel="00006AF3">
          <w:rPr>
            <w:rFonts w:ascii="Times New Roman" w:hAnsi="Times New Roman"/>
            <w:color w:val="000000" w:themeColor="text1"/>
          </w:rPr>
          <w:delText xml:space="preserve">stress </w:delText>
        </w:r>
      </w:del>
      <w:ins w:id="333" w:author="Andy Kleinhesselink" w:date="2019-03-15T16:50:00Z">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ins>
      <w:del w:id="334" w:author="Andy Kleinhesselink" w:date="2019-03-15T16:50:00Z">
        <w:r w:rsidRPr="00A6092D" w:rsidDel="00006AF3">
          <w:rPr>
            <w:rFonts w:ascii="Times New Roman" w:hAnsi="Times New Roman"/>
            <w:color w:val="000000" w:themeColor="text1"/>
          </w:rPr>
          <w:delText xml:space="preserve">level </w:delText>
        </w:r>
      </w:del>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lastRenderedPageBreak/>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quasipoisson errors. We used the number of 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36C50C3D"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 xml:space="preserve">we found a significant treatment or treatment x </w:t>
      </w:r>
      <w:del w:id="335" w:author="Andy Kleinhesselink" w:date="2019-03-15T16:50:00Z">
        <w:r w:rsidR="00434801" w:rsidDel="00006AF3">
          <w:rPr>
            <w:color w:val="000000" w:themeColor="text1"/>
          </w:rPr>
          <w:delText xml:space="preserve">stress </w:delText>
        </w:r>
      </w:del>
      <w:ins w:id="336" w:author="Andy Kleinhesselink" w:date="2019-03-15T16:50:00Z">
        <w:r w:rsidR="00006AF3">
          <w:rPr>
            <w:color w:val="000000" w:themeColor="text1"/>
          </w:rPr>
          <w:t xml:space="preserve">environmental gradient </w:t>
        </w:r>
      </w:ins>
      <w:r w:rsidR="00434801">
        <w:rPr>
          <w:color w:val="000000" w:themeColor="text1"/>
        </w:rPr>
        <w:t>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w:t>
      </w:r>
      <w:ins w:id="337" w:author="Andy Kleinhesselink" w:date="2019-03-17T14:13:00Z">
        <w:r w:rsidR="003C080C">
          <w:rPr>
            <w:color w:val="000000" w:themeColor="text1"/>
          </w:rPr>
          <w:t xml:space="preserve">levels of </w:t>
        </w:r>
      </w:ins>
      <w:del w:id="338" w:author="Andy Kleinhesselink" w:date="2019-03-17T14:13:00Z">
        <w:r w:rsidDel="003C080C">
          <w:rPr>
            <w:color w:val="000000" w:themeColor="text1"/>
          </w:rPr>
          <w:delText xml:space="preserve">stress </w:delText>
        </w:r>
      </w:del>
      <w:ins w:id="339" w:author="Andy Kleinhesselink" w:date="2019-03-17T14:13:00Z">
        <w:r w:rsidR="003C080C">
          <w:rPr>
            <w:color w:val="000000" w:themeColor="text1"/>
          </w:rPr>
          <w:t>gradient position</w:t>
        </w:r>
      </w:ins>
      <w:del w:id="340" w:author="Andy Kleinhesselink" w:date="2019-03-17T14:13:00Z">
        <w:r w:rsidDel="003C080C">
          <w:rPr>
            <w:color w:val="000000" w:themeColor="text1"/>
          </w:rPr>
          <w:delText>levels</w:delText>
        </w:r>
      </w:del>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w:t>
      </w:r>
      <w:r w:rsidR="004C7179">
        <w:rPr>
          <w:color w:val="000000" w:themeColor="text1"/>
        </w:rPr>
        <w:t xml:space="preserve">are available on </w:t>
      </w:r>
      <w:r w:rsidR="00FE6F40">
        <w:rPr>
          <w:color w:val="000000" w:themeColor="text1"/>
        </w:rPr>
        <w:t>Github (</w:t>
      </w:r>
      <w:hyperlink r:id="rId9" w:history="1">
        <w:r w:rsidR="00FE6F40" w:rsidRPr="00FE6F40">
          <w:rPr>
            <w:rStyle w:val="Hyperlink"/>
          </w:rPr>
          <w:t>https://github.com/akleinhesselink/moss_analysis/releases/tag/v1.3</w:t>
        </w:r>
      </w:hyperlink>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443C4CCA" w:rsidR="006F26CF" w:rsidRPr="00A6092D" w:rsidRDefault="00AF68FE" w:rsidP="008774F3">
      <w:pPr>
        <w:spacing w:after="0"/>
        <w:rPr>
          <w:rFonts w:cs="Times New Roman"/>
          <w:color w:val="000000" w:themeColor="text1"/>
        </w:rPr>
      </w:pPr>
      <w:r w:rsidRPr="00A6092D">
        <w:rPr>
          <w:rFonts w:cs="Times New Roman"/>
          <w:color w:val="000000" w:themeColor="text1"/>
        </w:rPr>
        <w:t xml:space="preserve">Moss cover was low </w:t>
      </w:r>
      <w:del w:id="341" w:author="Andy Kleinhesselink" w:date="2019-03-15T16:51:00Z">
        <w:r w:rsidRPr="00A6092D" w:rsidDel="00006AF3">
          <w:rPr>
            <w:rFonts w:cs="Times New Roman"/>
            <w:color w:val="000000" w:themeColor="text1"/>
          </w:rPr>
          <w:delText>at the low stress</w:delText>
        </w:r>
      </w:del>
      <w:ins w:id="342" w:author="Andy Kleinhesselink" w:date="2019-03-15T16:51:00Z">
        <w:r w:rsidR="00006AF3">
          <w:rPr>
            <w:rFonts w:cs="Times New Roman"/>
            <w:color w:val="000000" w:themeColor="text1"/>
          </w:rPr>
          <w:t>in the more sheltered</w:t>
        </w:r>
      </w:ins>
      <w:r w:rsidRPr="00A6092D">
        <w:rPr>
          <w:rFonts w:cs="Times New Roman"/>
          <w:color w:val="000000" w:themeColor="text1"/>
        </w:rPr>
        <w:t xml:space="preserve"> </w:t>
      </w:r>
      <w:del w:id="343" w:author="Andy Kleinhesselink" w:date="2019-03-15T16:52:00Z">
        <w:r w:rsidRPr="00A6092D" w:rsidDel="00006AF3">
          <w:rPr>
            <w:rFonts w:cs="Times New Roman"/>
            <w:color w:val="000000" w:themeColor="text1"/>
          </w:rPr>
          <w:delText>(</w:delText>
        </w:r>
      </w:del>
      <w:del w:id="344" w:author="Andy Kleinhesselink" w:date="2019-03-15T16:51:00Z">
        <w:r w:rsidRPr="00A6092D" w:rsidDel="00006AF3">
          <w:rPr>
            <w:rFonts w:cs="Times New Roman"/>
            <w:color w:val="000000" w:themeColor="text1"/>
          </w:rPr>
          <w:delText>southeastern</w:delText>
        </w:r>
      </w:del>
      <w:del w:id="345" w:author="Andy Kleinhesselink" w:date="2019-03-15T16:52:00Z">
        <w:r w:rsidRPr="00A6092D" w:rsidDel="00006AF3">
          <w:rPr>
            <w:rFonts w:cs="Times New Roman"/>
            <w:color w:val="000000" w:themeColor="text1"/>
          </w:rPr>
          <w:delText>)</w:delText>
        </w:r>
      </w:del>
      <w:ins w:id="346" w:author="Andy Kleinhesselink" w:date="2019-03-15T16:52:00Z">
        <w:r w:rsidR="00006AF3">
          <w:rPr>
            <w:rFonts w:cs="Times New Roman"/>
            <w:color w:val="000000" w:themeColor="text1"/>
          </w:rPr>
          <w:t>SE</w:t>
        </w:r>
      </w:ins>
      <w:r w:rsidRPr="00A6092D">
        <w:rPr>
          <w:rFonts w:cs="Times New Roman"/>
          <w:color w:val="000000" w:themeColor="text1"/>
        </w:rPr>
        <w:t xml:space="preserve"> end of the gradient</w:t>
      </w:r>
      <w:ins w:id="347" w:author="Andy Kleinhesselink" w:date="2019-03-15T16:51:00Z">
        <w:r w:rsidR="00006AF3">
          <w:rPr>
            <w:rFonts w:cs="Times New Roman"/>
            <w:color w:val="000000" w:themeColor="text1"/>
          </w:rPr>
          <w:t xml:space="preserve">, </w:t>
        </w:r>
      </w:ins>
      <w:del w:id="348" w:author="Andy Kleinhesselink" w:date="2019-03-15T16:51:00Z">
        <w:r w:rsidRPr="00A6092D" w:rsidDel="00006AF3">
          <w:rPr>
            <w:rFonts w:cs="Times New Roman"/>
            <w:color w:val="000000" w:themeColor="text1"/>
          </w:rPr>
          <w:delText xml:space="preserve"> and </w:delText>
        </w:r>
      </w:del>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w:t>
      </w:r>
      <w:del w:id="349" w:author="Andy Kleinhesselink" w:date="2019-03-15T16:52:00Z">
        <w:r w:rsidRPr="00A6092D" w:rsidDel="00006AF3">
          <w:rPr>
            <w:rFonts w:cs="Times New Roman"/>
            <w:color w:val="000000" w:themeColor="text1"/>
          </w:rPr>
          <w:delText xml:space="preserve">stress </w:delText>
        </w:r>
      </w:del>
      <w:r w:rsidRPr="00A6092D">
        <w:rPr>
          <w:rFonts w:cs="Times New Roman"/>
          <w:color w:val="000000" w:themeColor="text1"/>
        </w:rPr>
        <w:t>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del w:id="350" w:author="Andy Kleinhesselink" w:date="2019-03-15T16:52:00Z">
        <w:r w:rsidRPr="00A6092D" w:rsidDel="00006AF3">
          <w:rPr>
            <w:rFonts w:cs="Times New Roman"/>
            <w:color w:val="000000" w:themeColor="text1"/>
          </w:rPr>
          <w:delText xml:space="preserve">stress </w:delText>
        </w:r>
      </w:del>
      <w:ins w:id="351" w:author="Andy Kleinhesselink" w:date="2019-03-15T16:52:00Z">
        <w:r w:rsidR="00006AF3">
          <w:rPr>
            <w:rFonts w:cs="Times New Roman"/>
            <w:color w:val="000000" w:themeColor="text1"/>
          </w:rPr>
          <w:t>environmental</w:t>
        </w:r>
        <w:r w:rsidR="00006AF3" w:rsidRPr="00A6092D">
          <w:rPr>
            <w:rFonts w:cs="Times New Roman"/>
            <w:color w:val="000000" w:themeColor="text1"/>
          </w:rPr>
          <w:t xml:space="preserve"> </w:t>
        </w:r>
      </w:ins>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ins w:id="352" w:author="Andy Kleinhesselink" w:date="2019-03-15T16:52:00Z">
        <w:r w:rsidR="00006AF3">
          <w:rPr>
            <w:rFonts w:cs="Times New Roman"/>
            <w:color w:val="000000" w:themeColor="text1"/>
          </w:rPr>
          <w:t xml:space="preserve">NW </w:t>
        </w:r>
      </w:ins>
      <w:del w:id="353" w:author="Andy Kleinhesselink" w:date="2019-03-15T16:52:00Z">
        <w:r w:rsidR="008774F3" w:rsidRPr="00A6092D" w:rsidDel="00006AF3">
          <w:rPr>
            <w:rFonts w:cs="Times New Roman"/>
            <w:color w:val="000000" w:themeColor="text1"/>
          </w:rPr>
          <w:delText xml:space="preserve">more stressful </w:delText>
        </w:r>
      </w:del>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w:t>
      </w:r>
      <w:r w:rsidR="008774F3">
        <w:rPr>
          <w:rFonts w:cs="Times New Roman"/>
          <w:color w:val="000000" w:themeColor="text1"/>
        </w:rPr>
        <w:lastRenderedPageBreak/>
        <w:t xml:space="preserve">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both increased in frequency towards the </w:t>
      </w:r>
      <w:del w:id="354" w:author="Andy Kleinhesselink" w:date="2019-03-15T16:53:00Z">
        <w:r w:rsidR="008774F3" w:rsidRPr="00A6092D" w:rsidDel="00006AF3">
          <w:rPr>
            <w:rFonts w:cs="Times New Roman"/>
            <w:color w:val="000000" w:themeColor="text1"/>
          </w:rPr>
          <w:delText xml:space="preserve">stressful </w:delText>
        </w:r>
      </w:del>
      <w:ins w:id="355" w:author="Andy Kleinhesselink" w:date="2019-03-15T16:53:00Z">
        <w:r w:rsidR="00006AF3">
          <w:rPr>
            <w:rFonts w:cs="Times New Roman"/>
            <w:color w:val="000000" w:themeColor="text1"/>
          </w:rPr>
          <w:t>NW</w:t>
        </w:r>
        <w:r w:rsidR="00006AF3" w:rsidRPr="00A6092D">
          <w:rPr>
            <w:rFonts w:cs="Times New Roman"/>
            <w:color w:val="000000" w:themeColor="text1"/>
          </w:rPr>
          <w:t xml:space="preserve"> </w:t>
        </w:r>
      </w:ins>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del w:id="356" w:author="Andy Kleinhesselink" w:date="2019-03-17T14:20:00Z">
        <w:r w:rsidR="008774F3" w:rsidRPr="00A6092D" w:rsidDel="00EE41B9">
          <w:rPr>
            <w:rFonts w:cs="Times New Roman"/>
            <w:color w:val="000000" w:themeColor="text1"/>
          </w:rPr>
          <w:delText>4</w:delText>
        </w:r>
      </w:del>
      <w:ins w:id="357" w:author="Andy Kleinhesselink" w:date="2019-03-17T14:20:00Z">
        <w:r w:rsidR="00EE41B9">
          <w:rPr>
            <w:rFonts w:cs="Times New Roman"/>
            <w:color w:val="000000" w:themeColor="text1"/>
          </w:rPr>
          <w:t>7</w:t>
        </w:r>
      </w:ins>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del w:id="358" w:author="Andy Kleinhesselink" w:date="2019-03-17T14:20:00Z">
        <w:r w:rsidR="008774F3" w:rsidRPr="00A6092D" w:rsidDel="00EE41B9">
          <w:rPr>
            <w:rFonts w:cs="Times New Roman"/>
            <w:color w:val="000000" w:themeColor="text1"/>
          </w:rPr>
          <w:delText>3</w:delText>
        </w:r>
      </w:del>
      <w:ins w:id="359" w:author="Andy Kleinhesselink" w:date="2019-03-17T14:20:00Z">
        <w:r w:rsidR="00EE41B9">
          <w:rPr>
            <w:rFonts w:cs="Times New Roman"/>
            <w:color w:val="000000" w:themeColor="text1"/>
          </w:rPr>
          <w:t>4</w:t>
        </w:r>
      </w:ins>
      <w:r w:rsidR="008774F3" w:rsidRPr="00A6092D">
        <w:rPr>
          <w:rFonts w:cs="Times New Roman"/>
          <w:color w:val="000000" w:themeColor="text1"/>
        </w:rPr>
        <w:t xml:space="preserve">, p = 0.04), but there was no </w:t>
      </w:r>
      <w:del w:id="360" w:author="Andy Kleinhesselink" w:date="2019-03-15T16:53:00Z">
        <w:r w:rsidR="008774F3" w:rsidRPr="00A6092D" w:rsidDel="00006AF3">
          <w:rPr>
            <w:rFonts w:cs="Times New Roman"/>
            <w:color w:val="000000" w:themeColor="text1"/>
          </w:rPr>
          <w:delText xml:space="preserve">stress </w:delText>
        </w:r>
      </w:del>
      <w:ins w:id="361" w:author="Andy Kleinhesselink" w:date="2019-03-15T16:53:00Z">
        <w:r w:rsidR="00006AF3">
          <w:rPr>
            <w:rFonts w:cs="Times New Roman"/>
            <w:color w:val="000000" w:themeColor="text1"/>
          </w:rPr>
          <w:t>gradient</w:t>
        </w:r>
        <w:r w:rsidR="00006AF3" w:rsidRPr="00A6092D">
          <w:rPr>
            <w:rFonts w:cs="Times New Roman"/>
            <w:color w:val="000000" w:themeColor="text1"/>
          </w:rPr>
          <w:t xml:space="preserve"> </w:t>
        </w:r>
      </w:ins>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del w:id="362" w:author="Andy Kleinhesselink" w:date="2019-03-17T14:21:00Z">
        <w:r w:rsidR="00C36E62" w:rsidDel="008F62E3">
          <w:rPr>
            <w:rFonts w:cs="Times New Roman"/>
            <w:color w:val="000000" w:themeColor="text1"/>
          </w:rPr>
          <w:delText>97</w:delText>
        </w:r>
      </w:del>
      <w:ins w:id="363" w:author="Andy Kleinhesselink" w:date="2019-03-17T14:21:00Z">
        <w:r w:rsidR="008F62E3">
          <w:rPr>
            <w:rFonts w:cs="Times New Roman"/>
            <w:color w:val="000000" w:themeColor="text1"/>
          </w:rPr>
          <w:t>9</w:t>
        </w:r>
        <w:r w:rsidR="008F62E3">
          <w:rPr>
            <w:rFonts w:cs="Times New Roman"/>
            <w:color w:val="000000" w:themeColor="text1"/>
          </w:rPr>
          <w:t>9</w:t>
        </w:r>
      </w:ins>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0698897E" w:rsidR="006F26CF" w:rsidRPr="00A6092D" w:rsidRDefault="009D4F62" w:rsidP="00701C44">
      <w:pPr>
        <w:pStyle w:val="BodyA"/>
        <w:spacing w:line="480" w:lineRule="auto"/>
        <w:ind w:firstLine="720"/>
        <w:rPr>
          <w:color w:val="000000" w:themeColor="text1"/>
        </w:rPr>
      </w:pPr>
      <w:del w:id="364" w:author="Andy Kleinhesselink" w:date="2019-03-11T17:16:00Z">
        <w:r w:rsidDel="001411D1">
          <w:rPr>
            <w:rFonts w:ascii="Times New Roman" w:hAnsi="Times New Roman"/>
            <w:color w:val="000000" w:themeColor="text1"/>
          </w:rPr>
          <w:delText>T</w:delText>
        </w:r>
        <w:r w:rsidR="00AF68FE" w:rsidRPr="00A6092D" w:rsidDel="001411D1">
          <w:rPr>
            <w:rFonts w:ascii="Times New Roman" w:hAnsi="Times New Roman"/>
            <w:color w:val="000000" w:themeColor="text1"/>
          </w:rPr>
          <w:delText xml:space="preserve">he effects of moss on </w:delText>
        </w:r>
        <w:r w:rsidR="00AF68FE" w:rsidRPr="00A6092D" w:rsidDel="001411D1">
          <w:rPr>
            <w:rFonts w:ascii="Times New Roman" w:hAnsi="Times New Roman"/>
            <w:i/>
            <w:color w:val="000000" w:themeColor="text1"/>
          </w:rPr>
          <w:delText>Bromus</w:delText>
        </w:r>
        <w:r w:rsidR="00AF68FE" w:rsidRPr="00A6092D" w:rsidDel="001411D1">
          <w:rPr>
            <w:rFonts w:ascii="Times New Roman" w:hAnsi="Times New Roman"/>
            <w:color w:val="000000" w:themeColor="text1"/>
          </w:rPr>
          <w:delText xml:space="preserve"> </w:delText>
        </w:r>
      </w:del>
      <w:del w:id="365" w:author="Andy Kleinhesselink" w:date="2019-03-11T17:15:00Z">
        <w:r w:rsidR="00AF68FE" w:rsidRPr="00A6092D" w:rsidDel="001521C4">
          <w:rPr>
            <w:rFonts w:ascii="Times New Roman" w:hAnsi="Times New Roman"/>
            <w:color w:val="000000" w:themeColor="text1"/>
          </w:rPr>
          <w:delText>varied</w:delText>
        </w:r>
      </w:del>
      <w:del w:id="366" w:author="Andy Kleinhesselink" w:date="2019-03-11T17:16:00Z">
        <w:r w:rsidR="00AF68FE" w:rsidRPr="00A6092D" w:rsidDel="001521C4">
          <w:rPr>
            <w:rFonts w:ascii="Times New Roman" w:hAnsi="Times New Roman"/>
            <w:color w:val="000000" w:themeColor="text1"/>
          </w:rPr>
          <w:delText xml:space="preserve"> </w:delText>
        </w:r>
      </w:del>
      <w:del w:id="367" w:author="Andy Kleinhesselink" w:date="2019-03-11T17:15:00Z">
        <w:r w:rsidR="00AF68FE" w:rsidRPr="00A6092D" w:rsidDel="001521C4">
          <w:rPr>
            <w:rFonts w:ascii="Times New Roman" w:hAnsi="Times New Roman"/>
            <w:color w:val="000000" w:themeColor="text1"/>
          </w:rPr>
          <w:delText>with demographic rate and</w:delText>
        </w:r>
      </w:del>
      <w:del w:id="368" w:author="Andy Kleinhesselink" w:date="2019-03-11T17:16:00Z">
        <w:r w:rsidR="00AF68FE" w:rsidRPr="00A6092D" w:rsidDel="001411D1">
          <w:rPr>
            <w:rFonts w:ascii="Times New Roman" w:hAnsi="Times New Roman"/>
            <w:color w:val="000000" w:themeColor="text1"/>
          </w:rPr>
          <w:delText xml:space="preserve"> position on the environmental stress gradient. </w:delText>
        </w:r>
      </w:del>
      <w:r w:rsidR="00AF68FE"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del w:id="369" w:author="Andy Kleinhesselink" w:date="2019-03-15T16:53:00Z">
        <w:r w:rsidR="00AF68FE" w:rsidRPr="00A6092D" w:rsidDel="00006AF3">
          <w:rPr>
            <w:rFonts w:ascii="Times New Roman" w:hAnsi="Times New Roman"/>
            <w:color w:val="000000" w:themeColor="text1"/>
          </w:rPr>
          <w:delText xml:space="preserve">stress </w:delText>
        </w:r>
      </w:del>
      <w:ins w:id="370" w:author="Andy Kleinhesselink" w:date="2019-03-15T16:53:00Z">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ins>
      <w:r w:rsidR="00AF68FE" w:rsidRPr="00A6092D">
        <w:rPr>
          <w:rFonts w:ascii="Times New Roman" w:hAnsi="Times New Roman"/>
          <w:color w:val="000000" w:themeColor="text1"/>
        </w:rPr>
        <w:t xml:space="preserve">interaction on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survival (</w:t>
      </w:r>
      <w:r w:rsidR="00AF68FE" w:rsidRPr="00A6092D">
        <w:rPr>
          <w:rFonts w:ascii="Times New Roman" w:hAnsi="Times New Roman"/>
          <w:i/>
          <w:color w:val="000000" w:themeColor="text1"/>
        </w:rPr>
        <w:t>X</w:t>
      </w:r>
      <w:r w:rsidR="00AF68FE" w:rsidRPr="00A6092D">
        <w:rPr>
          <w:rFonts w:ascii="Times New Roman" w:hAnsi="Times New Roman"/>
          <w:color w:val="000000" w:themeColor="text1"/>
          <w:vertAlign w:val="superscript"/>
        </w:rPr>
        <w:t xml:space="preserve">2 </w:t>
      </w:r>
      <w:r w:rsidR="00AF68FE"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00AF68FE" w:rsidRPr="00534318">
        <w:rPr>
          <w:rFonts w:ascii="Times New Roman" w:hAnsi="Times New Roman"/>
          <w:color w:val="000000" w:themeColor="text1"/>
        </w:rPr>
        <w:t xml:space="preserve"> </w:t>
      </w:r>
      <w:r w:rsidR="00AF68FE"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w:t>
      </w:r>
      <w:ins w:id="371" w:author="Andy Kleinhesselink" w:date="2019-03-15T16:54:00Z">
        <w:r w:rsidR="00006AF3">
          <w:rPr>
            <w:rFonts w:ascii="Times New Roman" w:hAnsi="Times New Roman"/>
            <w:color w:val="000000" w:themeColor="text1"/>
          </w:rPr>
          <w:t>at the more sheltered SE end of the gradient</w:t>
        </w:r>
      </w:ins>
      <w:del w:id="372" w:author="Andy Kleinhesselink" w:date="2019-03-15T16:54:00Z">
        <w:r w:rsidR="001F5071" w:rsidDel="00006AF3">
          <w:rPr>
            <w:rFonts w:ascii="Times New Roman" w:hAnsi="Times New Roman"/>
            <w:color w:val="000000" w:themeColor="text1"/>
          </w:rPr>
          <w:delText>in the low stress environment</w:delText>
        </w:r>
      </w:del>
      <w:r w:rsidR="00E03101">
        <w:rPr>
          <w:rFonts w:ascii="Times New Roman" w:hAnsi="Times New Roman"/>
          <w:color w:val="000000" w:themeColor="text1"/>
        </w:rPr>
        <w:t xml:space="preserve">, but this effect disappeared </w:t>
      </w:r>
      <w:ins w:id="373" w:author="Andy Kleinhesselink" w:date="2019-03-15T16:54:00Z">
        <w:r w:rsidR="00006AF3">
          <w:rPr>
            <w:rFonts w:ascii="Times New Roman" w:hAnsi="Times New Roman"/>
            <w:color w:val="000000" w:themeColor="text1"/>
          </w:rPr>
          <w:t xml:space="preserve">in the more exposed NW end of the gradient </w:t>
        </w:r>
      </w:ins>
      <w:del w:id="374" w:author="Andy Kleinhesselink" w:date="2019-03-15T16:54:00Z">
        <w:r w:rsidR="00E03101" w:rsidDel="00006AF3">
          <w:rPr>
            <w:rFonts w:ascii="Times New Roman" w:hAnsi="Times New Roman"/>
            <w:color w:val="000000" w:themeColor="text1"/>
          </w:rPr>
          <w:delText>in</w:delText>
        </w:r>
        <w:r w:rsidR="00AF68FE" w:rsidRPr="00A6092D" w:rsidDel="00006AF3">
          <w:rPr>
            <w:rFonts w:ascii="Times New Roman" w:hAnsi="Times New Roman"/>
            <w:color w:val="000000" w:themeColor="text1"/>
          </w:rPr>
          <w:delText xml:space="preserve"> the high</w:delText>
        </w:r>
        <w:r w:rsidR="00017196" w:rsidDel="00006AF3">
          <w:rPr>
            <w:rFonts w:ascii="Times New Roman" w:hAnsi="Times New Roman"/>
            <w:color w:val="000000" w:themeColor="text1"/>
          </w:rPr>
          <w:delText>-</w:delText>
        </w:r>
        <w:r w:rsidR="00AF68FE" w:rsidRPr="00A6092D" w:rsidDel="00006AF3">
          <w:rPr>
            <w:rFonts w:ascii="Times New Roman" w:hAnsi="Times New Roman"/>
            <w:color w:val="000000" w:themeColor="text1"/>
          </w:rPr>
          <w:delText xml:space="preserve">stress environment </w:delText>
        </w:r>
      </w:del>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w:t>
      </w:r>
      <w:ins w:id="375" w:author="Andy Kleinhesselink" w:date="2019-03-15T16:54:00Z">
        <w:r w:rsidR="00006AF3">
          <w:rPr>
            <w:rFonts w:ascii="Times New Roman" w:hAnsi="Times New Roman"/>
            <w:color w:val="000000" w:themeColor="text1"/>
          </w:rPr>
          <w:t xml:space="preserve">on the NW end of the gradient </w:t>
        </w:r>
      </w:ins>
      <w:del w:id="376" w:author="Andy Kleinhesselink" w:date="2019-03-15T16:54:00Z">
        <w:r w:rsidR="00D9441B" w:rsidDel="00006AF3">
          <w:rPr>
            <w:rFonts w:ascii="Times New Roman" w:hAnsi="Times New Roman"/>
            <w:color w:val="000000" w:themeColor="text1"/>
          </w:rPr>
          <w:delText xml:space="preserve">at high stress </w:delText>
        </w:r>
      </w:del>
      <w:r w:rsidR="00D9441B">
        <w:rPr>
          <w:rFonts w:ascii="Times New Roman" w:hAnsi="Times New Roman"/>
          <w:color w:val="000000" w:themeColor="text1"/>
        </w:rPr>
        <w:t xml:space="preserve">but not at </w:t>
      </w:r>
      <w:ins w:id="377" w:author="Andy Kleinhesselink" w:date="2019-03-15T16:55:00Z">
        <w:r w:rsidR="00006AF3">
          <w:rPr>
            <w:rFonts w:ascii="Times New Roman" w:hAnsi="Times New Roman"/>
            <w:color w:val="000000" w:themeColor="text1"/>
          </w:rPr>
          <w:t>the SE end of the gradient</w:t>
        </w:r>
      </w:ins>
      <w:del w:id="378" w:author="Andy Kleinhesselink" w:date="2019-03-15T16:55:00Z">
        <w:r w:rsidR="00D9441B" w:rsidDel="00006AF3">
          <w:rPr>
            <w:rFonts w:ascii="Times New Roman" w:hAnsi="Times New Roman"/>
            <w:color w:val="000000" w:themeColor="text1"/>
          </w:rPr>
          <w:delText>low stress</w:delText>
        </w:r>
      </w:del>
      <w:r w:rsidR="00D9441B">
        <w:rPr>
          <w:rFonts w:ascii="Times New Roman" w:hAnsi="Times New Roman"/>
          <w:color w:val="000000" w:themeColor="text1"/>
        </w:rPr>
        <w:t xml:space="preserve">.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00AF68FE"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del w:id="379" w:author="Andy Kleinhesselink" w:date="2019-03-15T16:55:00Z">
        <w:r w:rsidR="008E35CB" w:rsidRPr="00A6092D" w:rsidDel="00006AF3">
          <w:rPr>
            <w:rFonts w:ascii="Times New Roman" w:hAnsi="Times New Roman"/>
            <w:color w:val="000000" w:themeColor="text1"/>
          </w:rPr>
          <w:delText xml:space="preserve">stress </w:delText>
        </w:r>
      </w:del>
      <w:ins w:id="380" w:author="Andy Kleinhesselink" w:date="2019-03-15T16:55:00Z">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ins>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del w:id="381" w:author="Andy Kleinhesselink" w:date="2019-03-15T16:55:00Z">
        <w:r w:rsidR="005B1453" w:rsidRPr="00A6092D" w:rsidDel="00006AF3">
          <w:rPr>
            <w:rFonts w:ascii="Times New Roman" w:hAnsi="Times New Roman"/>
            <w:color w:val="000000" w:themeColor="text1"/>
          </w:rPr>
          <w:delText>stress</w:delText>
        </w:r>
        <w:r w:rsidR="005B1453" w:rsidDel="00006AF3">
          <w:rPr>
            <w:rFonts w:ascii="Times New Roman" w:hAnsi="Times New Roman"/>
            <w:color w:val="000000" w:themeColor="text1"/>
          </w:rPr>
          <w:delText xml:space="preserve"> level</w:delText>
        </w:r>
      </w:del>
      <w:ins w:id="382" w:author="Andy Kleinhesselink" w:date="2019-03-15T16:55:00Z">
        <w:r w:rsidR="00006AF3">
          <w:rPr>
            <w:rFonts w:ascii="Times New Roman" w:hAnsi="Times New Roman"/>
            <w:color w:val="000000" w:themeColor="text1"/>
          </w:rPr>
          <w:t>gradient position</w:t>
        </w:r>
      </w:ins>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00AF68FE" w:rsidRPr="00A6092D">
        <w:rPr>
          <w:rFonts w:ascii="Times New Roman" w:hAnsi="Times New Roman"/>
          <w:i/>
          <w:color w:val="000000" w:themeColor="text1"/>
        </w:rPr>
        <w:t>Bromus</w:t>
      </w:r>
      <w:r w:rsidR="00AF68FE"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del w:id="383" w:author="Andy Kleinhesselink" w:date="2019-03-15T16:55:00Z">
        <w:r w:rsidR="00AF68FE" w:rsidRPr="00A6092D" w:rsidDel="00006AF3">
          <w:rPr>
            <w:rFonts w:ascii="Times New Roman" w:hAnsi="Times New Roman"/>
            <w:color w:val="000000" w:themeColor="text1"/>
          </w:rPr>
          <w:delText xml:space="preserve">stress </w:delText>
        </w:r>
      </w:del>
      <w:r w:rsidR="00AF68FE"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00AF68FE" w:rsidRPr="00A6092D">
        <w:rPr>
          <w:rFonts w:ascii="Times New Roman" w:hAnsi="Times New Roman"/>
          <w:color w:val="000000" w:themeColor="text1"/>
          <w:vertAlign w:val="subscript"/>
        </w:rPr>
        <w:t>,46</w:t>
      </w:r>
      <w:r w:rsidR="00AF68FE"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00AF68FE" w:rsidRPr="00A6092D">
        <w:rPr>
          <w:rFonts w:ascii="Times New Roman" w:hAnsi="Times New Roman"/>
          <w:color w:val="000000" w:themeColor="text1"/>
        </w:rPr>
        <w:t xml:space="preserve"> 0.01): </w:t>
      </w:r>
      <w:ins w:id="384" w:author="Andy Kleinhesselink" w:date="2019-03-15T16:55:00Z">
        <w:r w:rsidR="00006AF3">
          <w:rPr>
            <w:rFonts w:ascii="Times New Roman" w:hAnsi="Times New Roman"/>
            <w:color w:val="000000" w:themeColor="text1"/>
          </w:rPr>
          <w:t>at the SE end of the gr</w:t>
        </w:r>
      </w:ins>
      <w:ins w:id="385" w:author="Andy Kleinhesselink" w:date="2019-03-15T16:56:00Z">
        <w:r w:rsidR="00006AF3">
          <w:rPr>
            <w:rFonts w:ascii="Times New Roman" w:hAnsi="Times New Roman"/>
            <w:color w:val="000000" w:themeColor="text1"/>
          </w:rPr>
          <w:t xml:space="preserve">adient </w:t>
        </w:r>
      </w:ins>
      <w:del w:id="386" w:author="Andy Kleinhesselink" w:date="2019-03-15T16:55:00Z">
        <w:r w:rsidR="00AF68FE" w:rsidRPr="00A6092D" w:rsidDel="00006AF3">
          <w:rPr>
            <w:rFonts w:ascii="Times New Roman" w:hAnsi="Times New Roman"/>
            <w:color w:val="000000" w:themeColor="text1"/>
          </w:rPr>
          <w:delText xml:space="preserve">at low stress </w:delText>
        </w:r>
      </w:del>
      <w:r w:rsidR="00AF68FE" w:rsidRPr="00A6092D">
        <w:rPr>
          <w:rFonts w:ascii="Times New Roman" w:hAnsi="Times New Roman"/>
          <w:color w:val="000000" w:themeColor="text1"/>
        </w:rPr>
        <w:t xml:space="preserve">plants </w:t>
      </w:r>
      <w:r w:rsidR="00AF68FE" w:rsidRPr="00D60115">
        <w:rPr>
          <w:rFonts w:ascii="Times New Roman" w:hAnsi="Times New Roman"/>
          <w:color w:val="000000" w:themeColor="text1"/>
        </w:rPr>
        <w:t xml:space="preserve">in </w:t>
      </w:r>
      <w:r w:rsidR="00AF68FE" w:rsidRPr="001E19A3">
        <w:rPr>
          <w:rFonts w:ascii="Times New Roman" w:hAnsi="Times New Roman"/>
          <w:color w:val="000000" w:themeColor="text1"/>
        </w:rPr>
        <w:t xml:space="preserve">bare </w:t>
      </w:r>
      <w:r w:rsidR="00AF68FE" w:rsidRPr="00A6092D">
        <w:rPr>
          <w:rFonts w:ascii="Times New Roman" w:hAnsi="Times New Roman"/>
          <w:color w:val="000000" w:themeColor="text1"/>
        </w:rPr>
        <w:t xml:space="preserve">sand produced significantly more inflorescences than plants in either moss </w:t>
      </w:r>
      <w:r w:rsidR="00AF68FE" w:rsidRPr="00A6092D">
        <w:rPr>
          <w:rFonts w:ascii="Times New Roman" w:hAnsi="Times New Roman"/>
          <w:color w:val="000000" w:themeColor="text1"/>
        </w:rPr>
        <w:lastRenderedPageBreak/>
        <w:t>patches or in moss</w:t>
      </w:r>
      <w:r w:rsidR="00017196">
        <w:rPr>
          <w:rFonts w:ascii="Times New Roman" w:hAnsi="Times New Roman"/>
          <w:color w:val="000000" w:themeColor="text1"/>
        </w:rPr>
        <w:t>-</w:t>
      </w:r>
      <w:r w:rsidR="00AF68FE" w:rsidRPr="00A6092D">
        <w:rPr>
          <w:rFonts w:ascii="Times New Roman" w:hAnsi="Times New Roman"/>
          <w:color w:val="000000" w:themeColor="text1"/>
        </w:rPr>
        <w:t xml:space="preserve">removed patches, whereas at </w:t>
      </w:r>
      <w:del w:id="387" w:author="Andy Kleinhesselink" w:date="2019-03-15T16:56:00Z">
        <w:r w:rsidR="00AF68FE" w:rsidRPr="00A6092D" w:rsidDel="00006AF3">
          <w:rPr>
            <w:rFonts w:ascii="Times New Roman" w:hAnsi="Times New Roman"/>
            <w:color w:val="000000" w:themeColor="text1"/>
          </w:rPr>
          <w:delText>high stress</w:delText>
        </w:r>
      </w:del>
      <w:ins w:id="388" w:author="Andy Kleinhesselink" w:date="2019-03-15T16:56:00Z">
        <w:r w:rsidR="00006AF3">
          <w:rPr>
            <w:rFonts w:ascii="Times New Roman" w:hAnsi="Times New Roman"/>
            <w:color w:val="000000" w:themeColor="text1"/>
          </w:rPr>
          <w:t>the NW side of the gradient</w:t>
        </w:r>
      </w:ins>
      <w:r w:rsidR="00AF68FE"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00AF68FE" w:rsidRPr="00A6092D">
        <w:rPr>
          <w:rFonts w:ascii="Times New Roman" w:hAnsi="Times New Roman"/>
          <w:color w:val="000000" w:themeColor="text1"/>
        </w:rPr>
        <w:t>(</w:t>
      </w:r>
      <w:r w:rsidR="00A23B6A">
        <w:rPr>
          <w:rFonts w:ascii="Times New Roman" w:hAnsi="Times New Roman"/>
          <w:color w:val="000000" w:themeColor="text1"/>
        </w:rPr>
        <w:t xml:space="preserve">Fig. </w:t>
      </w:r>
      <w:r w:rsidR="00AF68FE"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t xml:space="preserve">Effects of moss on </w:t>
      </w:r>
      <w:r w:rsidRPr="00A23B6A">
        <w:rPr>
          <w:i w:val="0"/>
          <w:color w:val="000000" w:themeColor="text1"/>
        </w:rPr>
        <w:t>Vulpia</w:t>
      </w:r>
    </w:p>
    <w:p w14:paraId="32642A10" w14:textId="19516EEA"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w:t>
      </w:r>
      <w:del w:id="389" w:author="Andy Kleinhesselink" w:date="2019-03-15T16:56:00Z">
        <w:r w:rsidDel="00006AF3">
          <w:rPr>
            <w:rFonts w:cs="Times New Roman"/>
            <w:color w:val="000000" w:themeColor="text1"/>
          </w:rPr>
          <w:delText xml:space="preserve">stress </w:delText>
        </w:r>
      </w:del>
      <w:r>
        <w:rPr>
          <w:rFonts w:cs="Times New Roman"/>
          <w:color w:val="000000" w:themeColor="text1"/>
        </w:rPr>
        <w:t xml:space="preserve">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ins w:id="390" w:author="Andy Kleinhesselink" w:date="2019-03-15T16:56:00Z">
        <w:r w:rsidR="00006AF3">
          <w:rPr>
            <w:rFonts w:cs="Times New Roman"/>
            <w:color w:val="000000" w:themeColor="text1"/>
          </w:rPr>
          <w:t xml:space="preserve">at the NW end of the </w:t>
        </w:r>
      </w:ins>
      <w:del w:id="391" w:author="Andy Kleinhesselink" w:date="2019-03-15T16:56:00Z">
        <w:r w:rsidR="00AF68FE" w:rsidRPr="00A6092D" w:rsidDel="00006AF3">
          <w:rPr>
            <w:rFonts w:cs="Times New Roman"/>
            <w:color w:val="000000" w:themeColor="text1"/>
          </w:rPr>
          <w:delText>in the higher stress environment</w:delText>
        </w:r>
      </w:del>
      <w:ins w:id="392" w:author="Andy Kleinhesselink" w:date="2019-03-15T16:56:00Z">
        <w:r w:rsidR="00006AF3">
          <w:rPr>
            <w:rFonts w:cs="Times New Roman"/>
            <w:color w:val="000000" w:themeColor="text1"/>
          </w:rPr>
          <w:t>gradient</w:t>
        </w:r>
      </w:ins>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del w:id="393" w:author="Andy Kleinhesselink" w:date="2019-03-15T16:56:00Z">
        <w:r w:rsidR="00D9441B" w:rsidRPr="00A6092D" w:rsidDel="00006AF3">
          <w:rPr>
            <w:color w:val="000000" w:themeColor="text1"/>
          </w:rPr>
          <w:delText xml:space="preserve">stress </w:delText>
        </w:r>
      </w:del>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del w:id="394" w:author="Andy Kleinhesselink" w:date="2019-03-15T16:56:00Z">
        <w:r w:rsidR="00AF68FE" w:rsidRPr="00A6092D" w:rsidDel="00006AF3">
          <w:rPr>
            <w:rFonts w:cs="Times New Roman"/>
            <w:color w:val="000000" w:themeColor="text1"/>
          </w:rPr>
          <w:delText xml:space="preserve">stress </w:delText>
        </w:r>
      </w:del>
      <w:ins w:id="395" w:author="Andy Kleinhesselink" w:date="2019-03-15T16:56:00Z">
        <w:r w:rsidR="00006AF3">
          <w:rPr>
            <w:rFonts w:cs="Times New Roman"/>
            <w:color w:val="000000" w:themeColor="text1"/>
          </w:rPr>
          <w:t>gradient</w:t>
        </w:r>
        <w:r w:rsidR="00006AF3" w:rsidRPr="00A6092D">
          <w:rPr>
            <w:rFonts w:cs="Times New Roman"/>
            <w:color w:val="000000" w:themeColor="text1"/>
          </w:rPr>
          <w:t xml:space="preserve"> </w:t>
        </w:r>
      </w:ins>
      <w:r w:rsidR="00AF68FE" w:rsidRPr="00A6092D">
        <w:rPr>
          <w:rFonts w:cs="Times New Roman"/>
          <w:color w:val="000000" w:themeColor="text1"/>
        </w:rPr>
        <w:t xml:space="preserve">interaction </w:t>
      </w:r>
      <w:r w:rsidR="00AF68FE" w:rsidRPr="00A6092D">
        <w:rPr>
          <w:color w:val="000000" w:themeColor="text1"/>
        </w:rPr>
        <w:t>(</w:t>
      </w:r>
      <w:bookmarkStart w:id="396"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396"/>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w:t>
      </w:r>
      <w:del w:id="397" w:author="Andy Kleinhesselink" w:date="2019-03-15T16:56:00Z">
        <w:r w:rsidR="00AF68FE" w:rsidRPr="00A6092D" w:rsidDel="00006AF3">
          <w:rPr>
            <w:rFonts w:cs="Times New Roman"/>
            <w:color w:val="000000" w:themeColor="text1"/>
          </w:rPr>
          <w:delText xml:space="preserve">stress </w:delText>
        </w:r>
      </w:del>
      <w:r w:rsidR="00AF68FE" w:rsidRPr="00A6092D">
        <w:rPr>
          <w:rFonts w:cs="Times New Roman"/>
          <w:color w:val="000000" w:themeColor="text1"/>
        </w:rPr>
        <w:t>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5A0CCD50"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w:t>
      </w:r>
      <w:ins w:id="398" w:author="Andy Kleinhesselink" w:date="2019-03-15T16:57:00Z">
        <w:r w:rsidR="00006AF3">
          <w:rPr>
            <w:rFonts w:cs="Times New Roman"/>
            <w:color w:val="000000" w:themeColor="text1"/>
          </w:rPr>
          <w:t xml:space="preserve">our hypothesis that the strength and direction of these effects </w:t>
        </w:r>
      </w:ins>
      <w:ins w:id="399" w:author="Andy Kleinhesselink" w:date="2019-03-17T14:25:00Z">
        <w:r w:rsidR="00E20079">
          <w:rPr>
            <w:rFonts w:cs="Times New Roman"/>
            <w:color w:val="000000" w:themeColor="text1"/>
          </w:rPr>
          <w:t xml:space="preserve">would change across the </w:t>
        </w:r>
      </w:ins>
      <w:ins w:id="400" w:author="Andy Kleinhesselink" w:date="2019-03-15T16:57:00Z">
        <w:r w:rsidR="00006AF3">
          <w:rPr>
            <w:rFonts w:cs="Times New Roman"/>
            <w:color w:val="000000" w:themeColor="text1"/>
          </w:rPr>
          <w:t xml:space="preserve">environmental </w:t>
        </w:r>
      </w:ins>
      <w:ins w:id="401" w:author="Andy Kleinhesselink" w:date="2019-03-17T14:25:00Z">
        <w:r w:rsidR="00E20079">
          <w:rPr>
            <w:rFonts w:cs="Times New Roman"/>
            <w:color w:val="000000" w:themeColor="text1"/>
          </w:rPr>
          <w:t>gradient</w:t>
        </w:r>
      </w:ins>
      <w:del w:id="402" w:author="Andy Kleinhesselink" w:date="2019-03-15T16:57:00Z">
        <w:r w:rsidR="00FD10A4" w:rsidDel="00006AF3">
          <w:rPr>
            <w:rFonts w:cs="Times New Roman"/>
            <w:color w:val="000000" w:themeColor="text1"/>
          </w:rPr>
          <w:delText>the stress-gradient hypothesis (SGH)</w:delText>
        </w:r>
      </w:del>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del w:id="403" w:author="Andy Kleinhesselink" w:date="2019-03-15T16:58:00Z">
        <w:r w:rsidR="0064386F" w:rsidDel="00006AF3">
          <w:rPr>
            <w:rFonts w:cs="Times New Roman"/>
            <w:color w:val="000000" w:themeColor="text1"/>
          </w:rPr>
          <w:delText>intensify</w:delText>
        </w:r>
        <w:r w:rsidRPr="00A6092D" w:rsidDel="00006AF3">
          <w:rPr>
            <w:rFonts w:cs="Times New Roman"/>
            <w:color w:val="000000" w:themeColor="text1"/>
          </w:rPr>
          <w:delText xml:space="preserve"> </w:delText>
        </w:r>
      </w:del>
      <w:ins w:id="404" w:author="Andy Kleinhesselink" w:date="2019-03-15T16:58:00Z">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ins>
      <w:del w:id="405" w:author="Andy Kleinhesselink" w:date="2019-03-15T16:58:00Z">
        <w:r w:rsidRPr="00A6092D" w:rsidDel="00006AF3">
          <w:rPr>
            <w:rFonts w:cs="Times New Roman"/>
            <w:color w:val="000000" w:themeColor="text1"/>
          </w:rPr>
          <w:delText xml:space="preserve">at the more stressful end of </w:delText>
        </w:r>
      </w:del>
      <w:r w:rsidRPr="00A6092D">
        <w:rPr>
          <w:rFonts w:cs="Times New Roman"/>
          <w:color w:val="000000" w:themeColor="text1"/>
        </w:rPr>
        <w:t xml:space="preserve">the environmental gradient as we </w:t>
      </w:r>
      <w:del w:id="406" w:author="Andy Kleinhesselink" w:date="2019-03-17T14:25:00Z">
        <w:r w:rsidR="0064386F" w:rsidDel="00E20079">
          <w:rPr>
            <w:rFonts w:cs="Times New Roman"/>
            <w:color w:val="000000" w:themeColor="text1"/>
          </w:rPr>
          <w:delText>postulated</w:delText>
        </w:r>
        <w:r w:rsidR="0064386F" w:rsidRPr="00A6092D" w:rsidDel="00E20079">
          <w:rPr>
            <w:rFonts w:cs="Times New Roman"/>
            <w:color w:val="000000" w:themeColor="text1"/>
          </w:rPr>
          <w:delText xml:space="preserve"> </w:delText>
        </w:r>
      </w:del>
      <w:ins w:id="407" w:author="Andy Kleinhesselink" w:date="2019-03-17T14:25:00Z">
        <w:r w:rsidR="00E20079">
          <w:rPr>
            <w:rFonts w:cs="Times New Roman"/>
            <w:color w:val="000000" w:themeColor="text1"/>
          </w:rPr>
          <w:t>predicted</w:t>
        </w:r>
        <w:r w:rsidR="00E20079" w:rsidRPr="00A6092D">
          <w:rPr>
            <w:rFonts w:cs="Times New Roman"/>
            <w:color w:val="000000" w:themeColor="text1"/>
          </w:rPr>
          <w:t xml:space="preserve"> </w:t>
        </w:r>
      </w:ins>
      <w:del w:id="408" w:author="Andy Kleinhesselink" w:date="2019-03-15T16:58:00Z">
        <w:r w:rsidR="0064386F" w:rsidDel="00006AF3">
          <w:rPr>
            <w:rFonts w:cs="Times New Roman"/>
            <w:color w:val="000000" w:themeColor="text1"/>
          </w:rPr>
          <w:delText xml:space="preserve">based on the </w:delText>
        </w:r>
        <w:r w:rsidR="00361DC5" w:rsidDel="00006AF3">
          <w:rPr>
            <w:rFonts w:cs="Times New Roman"/>
            <w:color w:val="000000" w:themeColor="text1"/>
          </w:rPr>
          <w:delText>SGH</w:delText>
        </w:r>
        <w:r w:rsidR="0064386F" w:rsidDel="00006AF3">
          <w:rPr>
            <w:rFonts w:cs="Times New Roman"/>
            <w:color w:val="000000" w:themeColor="text1"/>
          </w:rPr>
          <w:delText xml:space="preserve"> </w:delText>
        </w:r>
      </w:del>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del w:id="409" w:author="Andy Kleinhesselink" w:date="2019-03-15T16:58:00Z">
        <w:r w:rsidR="00BC3132" w:rsidDel="00006AF3">
          <w:rPr>
            <w:rFonts w:cs="Times New Roman"/>
            <w:color w:val="000000" w:themeColor="text1"/>
          </w:rPr>
          <w:delText xml:space="preserve">stronger </w:delText>
        </w:r>
      </w:del>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del w:id="410" w:author="Andy Kleinhesselink" w:date="2019-03-15T16:58:00Z">
        <w:r w:rsidRPr="00A6092D" w:rsidDel="00006AF3">
          <w:rPr>
            <w:rFonts w:cs="Times New Roman"/>
            <w:color w:val="000000" w:themeColor="text1"/>
          </w:rPr>
          <w:delText>in the more stres</w:delText>
        </w:r>
        <w:r w:rsidR="00862AE3" w:rsidRPr="00A6092D" w:rsidDel="00006AF3">
          <w:rPr>
            <w:rFonts w:cs="Times New Roman"/>
            <w:color w:val="000000" w:themeColor="text1"/>
          </w:rPr>
          <w:delText>sful</w:delText>
        </w:r>
      </w:del>
      <w:ins w:id="411" w:author="Andy Kleinhesselink" w:date="2019-03-15T16:58:00Z">
        <w:r w:rsidR="00006AF3">
          <w:rPr>
            <w:rFonts w:cs="Times New Roman"/>
            <w:color w:val="000000" w:themeColor="text1"/>
          </w:rPr>
          <w:t>at one end of the environmental gradient but a competitive effect at the other end</w:t>
        </w:r>
      </w:ins>
      <w:del w:id="412" w:author="Andy Kleinhesselink" w:date="2019-03-15T16:59:00Z">
        <w:r w:rsidR="00862AE3" w:rsidRPr="00A6092D" w:rsidDel="00006AF3">
          <w:rPr>
            <w:rFonts w:cs="Times New Roman"/>
            <w:color w:val="000000" w:themeColor="text1"/>
          </w:rPr>
          <w:delText xml:space="preserve"> environment</w:delText>
        </w:r>
      </w:del>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w:t>
      </w:r>
      <w:del w:id="413" w:author="Andy Kleinhesselink" w:date="2019-03-15T16:59:00Z">
        <w:r w:rsidR="004C473B" w:rsidDel="00006AF3">
          <w:rPr>
            <w:rFonts w:cs="Times New Roman"/>
            <w:color w:val="000000" w:themeColor="text1"/>
          </w:rPr>
          <w:delText xml:space="preserve">stress </w:delText>
        </w:r>
      </w:del>
      <w:ins w:id="414" w:author="Andy Kleinhesselink" w:date="2019-03-15T16:59:00Z">
        <w:r w:rsidR="00006AF3">
          <w:rPr>
            <w:rFonts w:cs="Times New Roman"/>
            <w:color w:val="000000" w:themeColor="text1"/>
          </w:rPr>
          <w:t xml:space="preserve">environmental </w:t>
        </w:r>
      </w:ins>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ins w:id="415" w:author="Andy Kleinhesselink" w:date="2019-03-15T16:59:00Z">
        <w:r w:rsidR="00006AF3">
          <w:rPr>
            <w:rFonts w:cs="Times New Roman"/>
            <w:color w:val="000000" w:themeColor="text1"/>
          </w:rPr>
          <w:t xml:space="preserve"> In the more sheltered SE end of the gradient</w:t>
        </w:r>
      </w:ins>
      <w:del w:id="416" w:author="Andy Kleinhesselink" w:date="2019-03-15T16:59:00Z">
        <w:r w:rsidRPr="00A6092D" w:rsidDel="00006AF3">
          <w:rPr>
            <w:rFonts w:cs="Times New Roman"/>
            <w:color w:val="000000" w:themeColor="text1"/>
          </w:rPr>
          <w:delText xml:space="preserve"> In the low</w:delText>
        </w:r>
        <w:r w:rsidR="009863A7" w:rsidDel="00006AF3">
          <w:rPr>
            <w:rFonts w:cs="Times New Roman"/>
            <w:color w:val="000000" w:themeColor="text1"/>
          </w:rPr>
          <w:delText>-</w:delText>
        </w:r>
        <w:r w:rsidRPr="00A6092D" w:rsidDel="00006AF3">
          <w:rPr>
            <w:rFonts w:cs="Times New Roman"/>
            <w:color w:val="000000" w:themeColor="text1"/>
          </w:rPr>
          <w:delText>stress environment</w:delText>
        </w:r>
      </w:del>
      <w:r w:rsidRPr="00A6092D">
        <w:rPr>
          <w:rFonts w:cs="Times New Roman"/>
          <w:color w:val="000000" w:themeColor="text1"/>
        </w:rPr>
        <w:t xml:space="preserve">,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lastRenderedPageBreak/>
        <w:t>survival</w:t>
      </w:r>
      <w:r w:rsidRPr="00A6092D">
        <w:rPr>
          <w:rFonts w:cs="Times New Roman"/>
          <w:color w:val="000000" w:themeColor="text1"/>
        </w:rPr>
        <w:t xml:space="preserve">, whereas in the </w:t>
      </w:r>
      <w:del w:id="417" w:author="Andy Kleinhesselink" w:date="2019-03-15T16:59:00Z">
        <w:r w:rsidRPr="00A6092D" w:rsidDel="00006AF3">
          <w:rPr>
            <w:rFonts w:cs="Times New Roman"/>
            <w:color w:val="000000" w:themeColor="text1"/>
          </w:rPr>
          <w:delText xml:space="preserve">high </w:delText>
        </w:r>
      </w:del>
      <w:ins w:id="418" w:author="Andy Kleinhesselink" w:date="2019-03-15T16:59:00Z">
        <w:r w:rsidR="00006AF3">
          <w:rPr>
            <w:rFonts w:cs="Times New Roman"/>
            <w:color w:val="000000" w:themeColor="text1"/>
          </w:rPr>
          <w:t xml:space="preserve">more exposed NW end of the </w:t>
        </w:r>
      </w:ins>
      <w:del w:id="419" w:author="Andy Kleinhesselink" w:date="2019-03-15T16:59:00Z">
        <w:r w:rsidRPr="00A6092D" w:rsidDel="00006AF3">
          <w:rPr>
            <w:rFonts w:cs="Times New Roman"/>
            <w:color w:val="000000" w:themeColor="text1"/>
          </w:rPr>
          <w:delText xml:space="preserve">stress </w:delText>
        </w:r>
      </w:del>
      <w:r w:rsidRPr="00A6092D">
        <w:rPr>
          <w:rFonts w:cs="Times New Roman"/>
          <w:color w:val="000000" w:themeColor="text1"/>
        </w:rPr>
        <w:t>environment</w:t>
      </w:r>
      <w:ins w:id="420" w:author="Andy Kleinhesselink" w:date="2019-03-15T16:59:00Z">
        <w:r w:rsidR="00006AF3">
          <w:rPr>
            <w:rFonts w:cs="Times New Roman"/>
            <w:color w:val="000000" w:themeColor="text1"/>
          </w:rPr>
          <w:t>al gradient</w:t>
        </w:r>
      </w:ins>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3a)</w:t>
      </w:r>
      <w:del w:id="421" w:author="Andy Kleinhesselink" w:date="2019-03-15T17:00:00Z">
        <w:r w:rsidR="00FD10A4" w:rsidDel="00006AF3">
          <w:rPr>
            <w:rFonts w:cs="Times New Roman"/>
            <w:color w:val="000000" w:themeColor="text1"/>
          </w:rPr>
          <w:delText>—as predicted by the SG</w:delText>
        </w:r>
      </w:del>
      <w:del w:id="422" w:author="Andy Kleinhesselink" w:date="2019-03-15T16:59:00Z">
        <w:r w:rsidR="00FD10A4" w:rsidDel="00006AF3">
          <w:rPr>
            <w:rFonts w:cs="Times New Roman"/>
            <w:color w:val="000000" w:themeColor="text1"/>
          </w:rPr>
          <w:delText>H</w:delText>
        </w:r>
      </w:del>
      <w:r w:rsidRPr="00A6092D">
        <w:rPr>
          <w:rFonts w:cs="Times New Roman"/>
          <w:color w:val="000000" w:themeColor="text1"/>
        </w:rPr>
        <w:t xml:space="preserve">. This suggests that moss patches are an important microhabitat for </w:t>
      </w:r>
      <w:r w:rsidRPr="00A6092D">
        <w:rPr>
          <w:rFonts w:cs="Times New Roman"/>
          <w:i/>
          <w:color w:val="000000" w:themeColor="text1"/>
        </w:rPr>
        <w:t>Bromus</w:t>
      </w:r>
      <w:r w:rsidRPr="00A6092D">
        <w:rPr>
          <w:rFonts w:cs="Times New Roman"/>
          <w:color w:val="000000" w:themeColor="text1"/>
        </w:rPr>
        <w:t xml:space="preserve"> </w:t>
      </w:r>
      <w:del w:id="423" w:author="Andy Kleinhesselink" w:date="2019-03-17T14:26:00Z">
        <w:r w:rsidRPr="00A6092D" w:rsidDel="00E20079">
          <w:rPr>
            <w:rFonts w:cs="Times New Roman"/>
            <w:color w:val="000000" w:themeColor="text1"/>
          </w:rPr>
          <w:delText xml:space="preserve">success </w:delText>
        </w:r>
      </w:del>
      <w:del w:id="424" w:author="Andy Kleinhesselink" w:date="2019-03-17T14:13:00Z">
        <w:r w:rsidRPr="00A6092D" w:rsidDel="003C080C">
          <w:rPr>
            <w:rFonts w:cs="Times New Roman"/>
            <w:color w:val="000000" w:themeColor="text1"/>
          </w:rPr>
          <w:delText>in the more stressful</w:delText>
        </w:r>
      </w:del>
      <w:ins w:id="425" w:author="Andy Kleinhesselink" w:date="2019-03-17T14:26:00Z">
        <w:r w:rsidR="00E20079">
          <w:rPr>
            <w:rFonts w:cs="Times New Roman"/>
            <w:color w:val="000000" w:themeColor="text1"/>
          </w:rPr>
          <w:t xml:space="preserve">at </w:t>
        </w:r>
      </w:ins>
      <w:ins w:id="426" w:author="Andy Kleinhesselink" w:date="2019-03-17T14:13:00Z">
        <w:r w:rsidR="003C080C">
          <w:rPr>
            <w:rFonts w:cs="Times New Roman"/>
            <w:color w:val="000000" w:themeColor="text1"/>
          </w:rPr>
          <w:t>the NW end of the gradient</w:t>
        </w:r>
      </w:ins>
      <w:del w:id="427" w:author="Andy Kleinhesselink" w:date="2019-03-17T14:13:00Z">
        <w:r w:rsidRPr="00A6092D" w:rsidDel="003C080C">
          <w:rPr>
            <w:rFonts w:cs="Times New Roman"/>
            <w:color w:val="000000" w:themeColor="text1"/>
          </w:rPr>
          <w:delText xml:space="preserve"> environment</w:delText>
        </w:r>
      </w:del>
      <w:r w:rsidRPr="00A6092D">
        <w:rPr>
          <w:rFonts w:cs="Times New Roman"/>
          <w:color w:val="000000" w:themeColor="text1"/>
        </w:rPr>
        <w:t xml:space="preserve">. </w:t>
      </w:r>
      <w:ins w:id="428" w:author="Andy Kleinhesselink" w:date="2019-03-17T14:26:00Z">
        <w:r w:rsidR="00E20079">
          <w:rPr>
            <w:rFonts w:cs="Times New Roman"/>
            <w:color w:val="000000" w:themeColor="text1"/>
          </w:rPr>
          <w:t xml:space="preserve">It also demonstrates that moss </w:t>
        </w:r>
      </w:ins>
      <w:ins w:id="429" w:author="Andy Kleinhesselink" w:date="2019-03-17T14:27:00Z">
        <w:r w:rsidR="00E20079">
          <w:rPr>
            <w:rFonts w:cs="Times New Roman"/>
            <w:color w:val="000000" w:themeColor="text1"/>
          </w:rPr>
          <w:t xml:space="preserve">may </w:t>
        </w:r>
      </w:ins>
      <w:ins w:id="430" w:author="Andy Kleinhesselink" w:date="2019-03-17T14:26:00Z">
        <w:r w:rsidR="00E20079">
          <w:rPr>
            <w:rFonts w:cs="Times New Roman"/>
            <w:color w:val="000000" w:themeColor="text1"/>
          </w:rPr>
          <w:t>play both a</w:t>
        </w:r>
      </w:ins>
      <w:ins w:id="431" w:author="Andy Kleinhesselink" w:date="2019-03-17T14:27:00Z">
        <w:r w:rsidR="00E20079">
          <w:rPr>
            <w:rFonts w:cs="Times New Roman"/>
            <w:color w:val="000000" w:themeColor="text1"/>
          </w:rPr>
          <w:t xml:space="preserve"> facilitative and an inhibitory role in exotic species invasion across the gradient depending on local environmental conditions. </w:t>
        </w:r>
      </w:ins>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ins w:id="432" w:author="Andy Kleinhesselink" w:date="2019-03-15T17:02:00Z">
        <w:r w:rsidR="00856B8B">
          <w:rPr>
            <w:rFonts w:cs="Times New Roman"/>
            <w:color w:val="000000" w:themeColor="text1"/>
          </w:rPr>
          <w:t xml:space="preserve"> At the SE end of the </w:t>
        </w:r>
      </w:ins>
      <w:del w:id="433" w:author="Andy Kleinhesselink" w:date="2019-03-15T17:02:00Z">
        <w:r w:rsidRPr="00A6092D" w:rsidDel="00856B8B">
          <w:rPr>
            <w:rFonts w:cs="Times New Roman"/>
            <w:color w:val="000000" w:themeColor="text1"/>
          </w:rPr>
          <w:delText xml:space="preserve"> In the low stress </w:delText>
        </w:r>
      </w:del>
      <w:r w:rsidRPr="00A6092D">
        <w:rPr>
          <w:rFonts w:cs="Times New Roman"/>
          <w:color w:val="000000" w:themeColor="text1"/>
        </w:rPr>
        <w:t>environment</w:t>
      </w:r>
      <w:ins w:id="434" w:author="Andy Kleinhesselink" w:date="2019-03-15T17:02:00Z">
        <w:r w:rsidR="00856B8B">
          <w:rPr>
            <w:rFonts w:cs="Times New Roman"/>
            <w:color w:val="000000" w:themeColor="text1"/>
          </w:rPr>
          <w:t>al gradient</w:t>
        </w:r>
      </w:ins>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del w:id="435" w:author="Andy Kleinhesselink" w:date="2019-03-15T17:05:00Z">
        <w:r w:rsidRPr="00A6092D" w:rsidDel="007675AE">
          <w:rPr>
            <w:rFonts w:cs="Times New Roman"/>
            <w:color w:val="000000" w:themeColor="text1"/>
          </w:rPr>
          <w:delText xml:space="preserve">in </w:delText>
        </w:r>
      </w:del>
      <w:ins w:id="436" w:author="Andy Kleinhesselink" w:date="2019-03-15T17:06:00Z">
        <w:r w:rsidR="007675AE">
          <w:rPr>
            <w:rFonts w:cs="Times New Roman"/>
            <w:color w:val="000000" w:themeColor="text1"/>
          </w:rPr>
          <w:t xml:space="preserve">in the more exposed NW end of the gradient </w:t>
        </w:r>
      </w:ins>
      <w:del w:id="437" w:author="Andy Kleinhesselink" w:date="2019-03-15T17:06:00Z">
        <w:r w:rsidRPr="00A6092D" w:rsidDel="007675AE">
          <w:rPr>
            <w:rFonts w:cs="Times New Roman"/>
            <w:color w:val="000000" w:themeColor="text1"/>
          </w:rPr>
          <w:delText xml:space="preserve">the high stress environment </w:delText>
        </w:r>
      </w:del>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del w:id="438" w:author="Andy Kleinhesselink" w:date="2019-03-15T17:06:00Z">
        <w:r w:rsidRPr="00A6092D" w:rsidDel="007675AE">
          <w:rPr>
            <w:rFonts w:cs="Times New Roman"/>
            <w:color w:val="000000" w:themeColor="text1"/>
          </w:rPr>
          <w:delText>In the case of t</w:delText>
        </w:r>
      </w:del>
      <w:ins w:id="439" w:author="Andy Kleinhesselink" w:date="2019-03-15T17:06:00Z">
        <w:r w:rsidR="007675AE">
          <w:rPr>
            <w:rFonts w:cs="Times New Roman"/>
            <w:color w:val="000000" w:themeColor="text1"/>
          </w:rPr>
          <w:t>T</w:t>
        </w:r>
      </w:ins>
      <w:r w:rsidRPr="00A6092D">
        <w:rPr>
          <w:rFonts w:cs="Times New Roman"/>
          <w:color w:val="000000" w:themeColor="text1"/>
        </w:rPr>
        <w:t xml:space="preserve">he </w:t>
      </w:r>
      <w:ins w:id="440" w:author="Andy Kleinhesselink" w:date="2019-03-15T17:07:00Z">
        <w:r w:rsidR="007675AE">
          <w:rPr>
            <w:rFonts w:cs="Times New Roman"/>
            <w:color w:val="000000" w:themeColor="text1"/>
          </w:rPr>
          <w:t xml:space="preserve">effects of moss on the </w:t>
        </w:r>
      </w:ins>
      <w:r w:rsidRPr="00A6092D">
        <w:rPr>
          <w:rFonts w:cs="Times New Roman"/>
          <w:color w:val="000000" w:themeColor="text1"/>
        </w:rPr>
        <w:t xml:space="preserve">other exotic grass in this study, </w:t>
      </w:r>
      <w:r w:rsidRPr="00A6092D">
        <w:rPr>
          <w:rFonts w:cs="Times New Roman"/>
          <w:i/>
          <w:color w:val="000000" w:themeColor="text1"/>
        </w:rPr>
        <w:t>Vulpia</w:t>
      </w:r>
      <w:r w:rsidRPr="00A6092D">
        <w:rPr>
          <w:rFonts w:cs="Times New Roman"/>
          <w:color w:val="000000" w:themeColor="text1"/>
        </w:rPr>
        <w:t xml:space="preserve">, </w:t>
      </w:r>
      <w:del w:id="441" w:author="Andy Kleinhesselink" w:date="2019-03-15T17:07:00Z">
        <w:r w:rsidRPr="00A6092D" w:rsidDel="007675AE">
          <w:rPr>
            <w:rFonts w:cs="Times New Roman"/>
            <w:color w:val="000000" w:themeColor="text1"/>
          </w:rPr>
          <w:delText xml:space="preserve">we found that the effect of moss treatment </w:delText>
        </w:r>
      </w:del>
      <w:r w:rsidRPr="00A6092D">
        <w:rPr>
          <w:rFonts w:cs="Times New Roman"/>
          <w:color w:val="000000" w:themeColor="text1"/>
        </w:rPr>
        <w:t xml:space="preserve">did not vary </w:t>
      </w:r>
      <w:del w:id="442" w:author="Andy Kleinhesselink" w:date="2019-03-15T17:07:00Z">
        <w:r w:rsidRPr="00A6092D" w:rsidDel="007675AE">
          <w:rPr>
            <w:rFonts w:cs="Times New Roman"/>
            <w:color w:val="000000" w:themeColor="text1"/>
          </w:rPr>
          <w:delText xml:space="preserve">with </w:delText>
        </w:r>
      </w:del>
      <w:ins w:id="443" w:author="Andy Kleinhesselink" w:date="2019-03-15T17:07:00Z">
        <w:r w:rsidR="007675AE">
          <w:rPr>
            <w:rFonts w:cs="Times New Roman"/>
            <w:color w:val="000000" w:themeColor="text1"/>
          </w:rPr>
          <w:t>along the</w:t>
        </w:r>
        <w:r w:rsidR="007675AE" w:rsidRPr="00A6092D">
          <w:rPr>
            <w:rFonts w:cs="Times New Roman"/>
            <w:color w:val="000000" w:themeColor="text1"/>
          </w:rPr>
          <w:t xml:space="preserve"> </w:t>
        </w:r>
      </w:ins>
      <w:r w:rsidRPr="00A6092D">
        <w:rPr>
          <w:rFonts w:cs="Times New Roman"/>
          <w:color w:val="000000" w:themeColor="text1"/>
        </w:rPr>
        <w:t xml:space="preserve">environmental </w:t>
      </w:r>
      <w:del w:id="444" w:author="Andy Kleinhesselink" w:date="2019-03-15T17:07:00Z">
        <w:r w:rsidRPr="00A6092D" w:rsidDel="007675AE">
          <w:rPr>
            <w:rFonts w:cs="Times New Roman"/>
            <w:color w:val="000000" w:themeColor="text1"/>
          </w:rPr>
          <w:delText xml:space="preserve">stress </w:delText>
        </w:r>
      </w:del>
      <w:ins w:id="445" w:author="Andy Kleinhesselink" w:date="2019-03-15T17:07:00Z">
        <w:r w:rsidR="007675AE">
          <w:rPr>
            <w:rFonts w:cs="Times New Roman"/>
            <w:color w:val="000000" w:themeColor="text1"/>
          </w:rPr>
          <w:t>gradient</w:t>
        </w:r>
        <w:r w:rsidR="007675AE" w:rsidRPr="00A6092D">
          <w:rPr>
            <w:rFonts w:cs="Times New Roman"/>
            <w:color w:val="000000" w:themeColor="text1"/>
          </w:rPr>
          <w:t xml:space="preserve"> </w:t>
        </w:r>
      </w:ins>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ins w:id="446" w:author="Andy Kleinhesselink" w:date="2019-03-17T14:30:00Z">
        <w:r w:rsidR="00174BC7">
          <w:rPr>
            <w:rFonts w:cs="Times New Roman"/>
            <w:color w:val="000000" w:themeColor="text1"/>
          </w:rPr>
          <w:t xml:space="preserve">This indicates that moss covered patches may be key microhabitats supporting </w:t>
        </w:r>
        <w:r w:rsidR="00174BC7" w:rsidRPr="00174BC7">
          <w:rPr>
            <w:rFonts w:cs="Times New Roman"/>
            <w:i/>
            <w:color w:val="000000" w:themeColor="text1"/>
            <w:rPrChange w:id="447" w:author="Andy Kleinhesselink" w:date="2019-03-17T14:30:00Z">
              <w:rPr>
                <w:rFonts w:cs="Times New Roman"/>
                <w:color w:val="000000" w:themeColor="text1"/>
              </w:rPr>
            </w:rPrChange>
          </w:rPr>
          <w:t>Vulpia</w:t>
        </w:r>
        <w:r w:rsidR="00174BC7">
          <w:rPr>
            <w:rFonts w:cs="Times New Roman"/>
            <w:color w:val="000000" w:themeColor="text1"/>
          </w:rPr>
          <w:t xml:space="preserve"> population growth and invasion in this environment.  </w:t>
        </w:r>
      </w:ins>
    </w:p>
    <w:p w14:paraId="4EC1F3DD" w14:textId="02E6EE84" w:rsidR="00FD10A4" w:rsidRDefault="00FD10A4" w:rsidP="0028293A">
      <w:pPr>
        <w:spacing w:after="0"/>
        <w:rPr>
          <w:color w:val="000000" w:themeColor="text1"/>
        </w:rPr>
      </w:pPr>
      <w:r>
        <w:rPr>
          <w:color w:val="000000" w:themeColor="text1"/>
        </w:rPr>
        <w:t xml:space="preserve">Our work shows the </w:t>
      </w:r>
      <w:del w:id="448" w:author="Andy Kleinhesselink" w:date="2019-03-17T14:31:00Z">
        <w:r w:rsidDel="00174BC7">
          <w:rPr>
            <w:color w:val="000000" w:themeColor="text1"/>
          </w:rPr>
          <w:delText xml:space="preserve">importance </w:delText>
        </w:r>
      </w:del>
      <w:ins w:id="449" w:author="Andy Kleinhesselink" w:date="2019-03-17T14:31:00Z">
        <w:r w:rsidR="00174BC7">
          <w:rPr>
            <w:color w:val="000000" w:themeColor="text1"/>
          </w:rPr>
          <w:t>potential</w:t>
        </w:r>
        <w:r w:rsidR="00174BC7">
          <w:rPr>
            <w:color w:val="000000" w:themeColor="text1"/>
          </w:rPr>
          <w:t xml:space="preserve"> </w:t>
        </w:r>
      </w:ins>
      <w:del w:id="450" w:author="Andy Kleinhesselink" w:date="2019-03-17T14:31:00Z">
        <w:r w:rsidDel="00174BC7">
          <w:rPr>
            <w:color w:val="000000" w:themeColor="text1"/>
          </w:rPr>
          <w:delText xml:space="preserve">of </w:delText>
        </w:r>
      </w:del>
      <w:ins w:id="451" w:author="Andy Kleinhesselink" w:date="2019-03-17T14:31:00Z">
        <w:r w:rsidR="00174BC7">
          <w:rPr>
            <w:color w:val="000000" w:themeColor="text1"/>
          </w:rPr>
          <w:t>for</w:t>
        </w:r>
      </w:ins>
      <w:del w:id="452" w:author="Andy Kleinhesselink" w:date="2019-03-17T14:31:00Z">
        <w:r w:rsidDel="00FD505D">
          <w:rPr>
            <w:color w:val="000000" w:themeColor="text1"/>
          </w:rPr>
          <w:delText>non-vascular</w:delText>
        </w:r>
      </w:del>
      <w:r>
        <w:rPr>
          <w:color w:val="000000" w:themeColor="text1"/>
        </w:rPr>
        <w:t xml:space="preserve"> </w:t>
      </w:r>
      <w:ins w:id="453" w:author="Andy Kleinhesselink" w:date="2019-03-17T14:31:00Z">
        <w:r w:rsidR="00FD505D">
          <w:rPr>
            <w:color w:val="000000" w:themeColor="text1"/>
          </w:rPr>
          <w:t xml:space="preserve">native </w:t>
        </w:r>
      </w:ins>
      <w:del w:id="454" w:author="Andy Kleinhesselink" w:date="2019-03-17T14:30:00Z">
        <w:r w:rsidDel="00174BC7">
          <w:rPr>
            <w:color w:val="000000" w:themeColor="text1"/>
          </w:rPr>
          <w:delText xml:space="preserve">terrestrial </w:delText>
        </w:r>
      </w:del>
      <w:r>
        <w:rPr>
          <w:color w:val="000000" w:themeColor="text1"/>
        </w:rPr>
        <w:t xml:space="preserve">mosses </w:t>
      </w:r>
      <w:del w:id="455" w:author="Andy Kleinhesselink" w:date="2019-03-17T14:31:00Z">
        <w:r w:rsidDel="00174BC7">
          <w:rPr>
            <w:color w:val="000000" w:themeColor="text1"/>
          </w:rPr>
          <w:delText xml:space="preserve">in </w:delText>
        </w:r>
      </w:del>
      <w:ins w:id="456" w:author="Andy Kleinhesselink" w:date="2019-03-17T14:31:00Z">
        <w:r w:rsidR="00174BC7">
          <w:rPr>
            <w:color w:val="000000" w:themeColor="text1"/>
          </w:rPr>
          <w:t>to</w:t>
        </w:r>
        <w:r w:rsidR="00174BC7">
          <w:rPr>
            <w:color w:val="000000" w:themeColor="text1"/>
          </w:rPr>
          <w:t xml:space="preserve"> </w:t>
        </w:r>
      </w:ins>
      <w:del w:id="457" w:author="Andy Kleinhesselink" w:date="2019-03-17T14:30:00Z">
        <w:r w:rsidDel="00174BC7">
          <w:rPr>
            <w:color w:val="000000" w:themeColor="text1"/>
          </w:rPr>
          <w:delText xml:space="preserve">structuring </w:delText>
        </w:r>
      </w:del>
      <w:ins w:id="458" w:author="Andy Kleinhesselink" w:date="2019-03-17T14:32:00Z">
        <w:r w:rsidR="00FD505D">
          <w:rPr>
            <w:color w:val="000000" w:themeColor="text1"/>
          </w:rPr>
          <w:t>influence the success of</w:t>
        </w:r>
      </w:ins>
      <w:ins w:id="459" w:author="Andy Kleinhesselink" w:date="2019-03-17T14:30:00Z">
        <w:r w:rsidR="00174BC7">
          <w:rPr>
            <w:color w:val="000000" w:themeColor="text1"/>
          </w:rPr>
          <w:t xml:space="preserve"> </w:t>
        </w:r>
      </w:ins>
      <w:del w:id="460" w:author="Andy Kleinhesselink" w:date="2019-03-17T14:32:00Z">
        <w:r w:rsidDel="00FD505D">
          <w:rPr>
            <w:color w:val="000000" w:themeColor="text1"/>
          </w:rPr>
          <w:delText xml:space="preserve">the </w:delText>
        </w:r>
      </w:del>
      <w:ins w:id="461" w:author="Andy Kleinhesselink" w:date="2019-03-17T14:32:00Z">
        <w:r w:rsidR="00FD505D">
          <w:rPr>
            <w:color w:val="000000" w:themeColor="text1"/>
          </w:rPr>
          <w:t xml:space="preserve">invasive </w:t>
        </w:r>
      </w:ins>
      <w:r>
        <w:rPr>
          <w:color w:val="000000" w:themeColor="text1"/>
        </w:rPr>
        <w:t>vascular plant</w:t>
      </w:r>
      <w:ins w:id="462" w:author="Andy Kleinhesselink" w:date="2019-03-17T14:32:00Z">
        <w:r w:rsidR="00FD505D">
          <w:rPr>
            <w:color w:val="000000" w:themeColor="text1"/>
          </w:rPr>
          <w:t>s</w:t>
        </w:r>
      </w:ins>
      <w:del w:id="463" w:author="Andy Kleinhesselink" w:date="2019-03-17T14:32:00Z">
        <w:r w:rsidDel="00FD505D">
          <w:rPr>
            <w:color w:val="000000" w:themeColor="text1"/>
          </w:rPr>
          <w:delText xml:space="preserve"> community</w:delText>
        </w:r>
      </w:del>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del w:id="464" w:author="Andy Kleinhesselink" w:date="2019-03-11T18:17:00Z">
        <w:r w:rsidR="007600F2" w:rsidDel="0015041B">
          <w:rPr>
            <w:color w:val="000000" w:themeColor="text1"/>
          </w:rPr>
          <w:delText>, growth and survival</w:delText>
        </w:r>
      </w:del>
      <w:r>
        <w:rPr>
          <w:color w:val="000000" w:themeColor="text1"/>
        </w:rPr>
        <w:t xml:space="preserve"> </w:t>
      </w:r>
      <w:r>
        <w:rPr>
          <w:color w:val="000000" w:themeColor="text1"/>
        </w:rPr>
        <w:fldChar w:fldCharType="begin"/>
      </w:r>
      <w:ins w:id="465" w:author="Andy Kleinhesselink" w:date="2019-03-11T18:34:00Z">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ins>
      <w:del w:id="466" w:author="Andy Kleinhesselink" w:date="2019-03-11T18:34:00Z">
        <w:r w:rsidR="007600F2" w:rsidDel="000A7ED1">
          <w:rPr>
            <w:color w:val="000000" w:themeColor="text1"/>
          </w:rPr>
          <w:del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delInstrText>
        </w:r>
      </w:del>
      <w:r>
        <w:rPr>
          <w:color w:val="000000" w:themeColor="text1"/>
        </w:rPr>
        <w:fldChar w:fldCharType="separate"/>
      </w:r>
      <w:r w:rsidR="007600F2">
        <w:rPr>
          <w:noProof/>
          <w:color w:val="000000" w:themeColor="text1"/>
        </w:rPr>
        <w:t>(Zamfir 2000, Serpe et al. 2006, Jeschke and Kiehl 2008</w:t>
      </w:r>
      <w:del w:id="467" w:author="Andy Kleinhesselink" w:date="2019-03-11T18:28:00Z">
        <w:r w:rsidR="007600F2" w:rsidDel="000A7ED1">
          <w:rPr>
            <w:noProof/>
            <w:color w:val="000000" w:themeColor="text1"/>
          </w:rPr>
          <w:delText xml:space="preserve">, </w:delText>
        </w:r>
      </w:del>
      <w:del w:id="468" w:author="Andy Kleinhesselink" w:date="2019-03-11T18:27:00Z">
        <w:r w:rsidR="007600F2" w:rsidDel="000A7ED1">
          <w:rPr>
            <w:noProof/>
            <w:color w:val="000000" w:themeColor="text1"/>
          </w:rPr>
          <w:delText>Langhans et al. 2009</w:delText>
        </w:r>
      </w:del>
      <w:r w:rsidR="007600F2">
        <w:rPr>
          <w:noProof/>
          <w:color w:val="000000" w:themeColor="text1"/>
        </w:rPr>
        <w:t>, Drake et al. 2018)</w:t>
      </w:r>
      <w:r>
        <w:rPr>
          <w:color w:val="000000" w:themeColor="text1"/>
        </w:rPr>
        <w:fldChar w:fldCharType="end"/>
      </w:r>
      <w:ins w:id="469" w:author="Andy Kleinhesselink" w:date="2019-03-11T18:17:00Z">
        <w:r w:rsidR="0015041B">
          <w:rPr>
            <w:color w:val="000000" w:themeColor="text1"/>
          </w:rPr>
          <w:t xml:space="preserve">, while at the same time they can </w:t>
        </w:r>
      </w:ins>
      <w:ins w:id="470" w:author="Andy Kleinhesselink" w:date="2019-03-11T18:18:00Z">
        <w:r w:rsidR="0015041B">
          <w:rPr>
            <w:color w:val="000000" w:themeColor="text1"/>
          </w:rPr>
          <w:t xml:space="preserve">increase the growth and survival of established plants </w:t>
        </w:r>
      </w:ins>
      <w:ins w:id="471" w:author="Andy Kleinhesselink" w:date="2019-03-11T18:28:00Z">
        <w:r w:rsidR="000A7ED1">
          <w:rPr>
            <w:color w:val="000000" w:themeColor="text1"/>
          </w:rPr>
          <w:fldChar w:fldCharType="begin"/>
        </w:r>
      </w:ins>
      <w:ins w:id="472" w:author="Andy Kleinhesselink" w:date="2019-03-11T18:47:00Z">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ins>
      <w:r w:rsidR="000A7ED1">
        <w:rPr>
          <w:color w:val="000000" w:themeColor="text1"/>
        </w:rPr>
        <w:fldChar w:fldCharType="separate"/>
      </w:r>
      <w:ins w:id="473" w:author="Andy Kleinhesselink" w:date="2019-03-11T18:47:00Z">
        <w:r w:rsidR="00166A85">
          <w:rPr>
            <w:noProof/>
            <w:color w:val="000000" w:themeColor="text1"/>
          </w:rPr>
          <w:t>(Pendleton et al. 2003, Langhans et al. 2009, Ferrenberg et al. 2018)</w:t>
        </w:r>
      </w:ins>
      <w:ins w:id="474" w:author="Andy Kleinhesselink" w:date="2019-03-11T18:28:00Z">
        <w:r w:rsidR="000A7ED1">
          <w:rPr>
            <w:color w:val="000000" w:themeColor="text1"/>
          </w:rPr>
          <w:fldChar w:fldCharType="end"/>
        </w:r>
      </w:ins>
      <w:ins w:id="475" w:author="Andy Kleinhesselink" w:date="2019-03-11T18:18:00Z">
        <w:r w:rsidR="0015041B">
          <w:rPr>
            <w:color w:val="000000" w:themeColor="text1"/>
          </w:rPr>
          <w:t xml:space="preserve">. </w:t>
        </w:r>
      </w:ins>
      <w:del w:id="476" w:author="Andy Kleinhesselink" w:date="2019-03-11T18:17:00Z">
        <w:r w:rsidDel="0015041B">
          <w:rPr>
            <w:color w:val="000000" w:themeColor="text1"/>
          </w:rPr>
          <w:delText xml:space="preserve">. </w:delText>
        </w:r>
      </w:del>
      <w:del w:id="477" w:author="Andy Kleinhesselink" w:date="2019-03-15T17:07:00Z">
        <w:r w:rsidR="006A6C35" w:rsidDel="007675AE">
          <w:rPr>
            <w:color w:val="000000" w:themeColor="text1"/>
          </w:rPr>
          <w:delText xml:space="preserve">In contrast, </w:delText>
        </w:r>
        <w:r w:rsidR="008223C4" w:rsidDel="007675AE">
          <w:rPr>
            <w:color w:val="000000" w:themeColor="text1"/>
          </w:rPr>
          <w:delText>o</w:delText>
        </w:r>
      </w:del>
      <w:ins w:id="478" w:author="Andy Kleinhesselink" w:date="2019-03-15T17:07:00Z">
        <w:r w:rsidR="007675AE">
          <w:rPr>
            <w:color w:val="000000" w:themeColor="text1"/>
          </w:rPr>
          <w:t>O</w:t>
        </w:r>
      </w:ins>
      <w:r w:rsidR="008223C4">
        <w:rPr>
          <w:color w:val="000000" w:themeColor="text1"/>
        </w:rPr>
        <w:t xml:space="preserve">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w:t>
      </w:r>
      <w:del w:id="479" w:author="Andy Kleinhesselink" w:date="2019-03-15T17:08:00Z">
        <w:r w:rsidR="008223C4" w:rsidDel="007675AE">
          <w:rPr>
            <w:color w:val="000000" w:themeColor="text1"/>
          </w:rPr>
          <w:delText>at high stress</w:delText>
        </w:r>
      </w:del>
      <w:ins w:id="480" w:author="Andy Kleinhesselink" w:date="2019-03-15T17:08:00Z">
        <w:r w:rsidR="007675AE">
          <w:rPr>
            <w:color w:val="000000" w:themeColor="text1"/>
          </w:rPr>
          <w:t>only at one end of the gradient</w:t>
        </w:r>
      </w:ins>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w:t>
      </w:r>
      <w:r w:rsidR="008223C4">
        <w:rPr>
          <w:color w:val="000000" w:themeColor="text1"/>
        </w:rPr>
        <w:lastRenderedPageBreak/>
        <w:t>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w:t>
      </w:r>
      <w:ins w:id="481" w:author="Andy Kleinhesselink" w:date="2019-03-15T17:08:00Z">
        <w:r w:rsidR="007675AE">
          <w:rPr>
            <w:color w:val="000000" w:themeColor="text1"/>
          </w:rPr>
          <w:t xml:space="preserve"> and windier conditions at the NW end of the</w:t>
        </w:r>
      </w:ins>
      <w:del w:id="482" w:author="Andy Kleinhesselink" w:date="2019-03-15T17:08:00Z">
        <w:r w:rsidR="00945386" w:rsidDel="007675AE">
          <w:rPr>
            <w:color w:val="000000" w:themeColor="text1"/>
          </w:rPr>
          <w:delText xml:space="preserve"> at the high stress end of the</w:delText>
        </w:r>
      </w:del>
      <w:r w:rsidR="00945386">
        <w:rPr>
          <w:color w:val="000000" w:themeColor="text1"/>
        </w:rPr>
        <w:t xml:space="preserve"> gradient</w:t>
      </w:r>
      <w:r w:rsidR="007C3B9E">
        <w:rPr>
          <w:color w:val="000000" w:themeColor="text1"/>
        </w:rPr>
        <w:t xml:space="preserve"> (see Kleinhesselink et al. </w:t>
      </w:r>
      <w:del w:id="483" w:author="Andy Kleinhesselink" w:date="2019-03-11T18:37:00Z">
        <w:r w:rsidR="007C3B9E" w:rsidDel="004C3B4B">
          <w:rPr>
            <w:color w:val="000000" w:themeColor="text1"/>
          </w:rPr>
          <w:fldChar w:fldCharType="begin"/>
        </w:r>
        <w:r w:rsidR="007C3B9E" w:rsidDel="004C3B4B">
          <w:rPr>
            <w:color w:val="000000" w:themeColor="text1"/>
          </w:rPr>
          <w:delInstrText xml:space="preserve"> ADDIN ZOTERO_ITEM CSL_CITATION {"citationID":"nQlshn6G","properties":{"formattedCitation":"(2014)","plainCitation":"(2014)","noteIndex":0},"citationItems":[{"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Hall"}],"issued":{"date-parts":[["2014",5,29]]}},"suppress-author":true}],"schema":"https://github.com/citation-style-language/schema/raw/master/csl-citation.json"} </w:delInstrText>
        </w:r>
        <w:r w:rsidR="007C3B9E" w:rsidDel="004C3B4B">
          <w:rPr>
            <w:color w:val="000000" w:themeColor="text1"/>
          </w:rPr>
          <w:fldChar w:fldCharType="separate"/>
        </w:r>
        <w:r w:rsidR="007C3B9E" w:rsidDel="004C3B4B">
          <w:rPr>
            <w:noProof/>
            <w:color w:val="000000" w:themeColor="text1"/>
          </w:rPr>
          <w:delText>(2014)</w:delText>
        </w:r>
        <w:r w:rsidR="007C3B9E" w:rsidDel="004C3B4B">
          <w:rPr>
            <w:color w:val="000000" w:themeColor="text1"/>
          </w:rPr>
          <w:fldChar w:fldCharType="end"/>
        </w:r>
      </w:del>
      <w:ins w:id="484" w:author="Andy Kleinhesselink" w:date="2019-03-11T18:37:00Z">
        <w:r w:rsidR="004C3B4B">
          <w:rPr>
            <w:color w:val="000000" w:themeColor="text1"/>
          </w:rPr>
          <w:t>2014</w:t>
        </w:r>
      </w:ins>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w:t>
      </w:r>
      <w:ins w:id="485" w:author="Andy Kleinhesselink" w:date="2019-03-15T17:08:00Z">
        <w:r w:rsidR="007675AE">
          <w:rPr>
            <w:color w:val="000000" w:themeColor="text1"/>
          </w:rPr>
          <w:t xml:space="preserve">at the NW end of the </w:t>
        </w:r>
      </w:ins>
      <w:del w:id="486" w:author="Andy Kleinhesselink" w:date="2019-03-15T17:08:00Z">
        <w:r w:rsidR="007C3B9E" w:rsidDel="007675AE">
          <w:rPr>
            <w:color w:val="000000" w:themeColor="text1"/>
          </w:rPr>
          <w:delText>in the high stress environment</w:delText>
        </w:r>
      </w:del>
      <w:ins w:id="487" w:author="Andy Kleinhesselink" w:date="2019-03-15T17:08:00Z">
        <w:r w:rsidR="007675AE">
          <w:rPr>
            <w:color w:val="000000" w:themeColor="text1"/>
          </w:rPr>
          <w:t>gradient</w:t>
        </w:r>
      </w:ins>
      <w:r w:rsidR="007C3B9E">
        <w:rPr>
          <w:color w:val="000000" w:themeColor="text1"/>
        </w:rPr>
        <w:t xml:space="preserve"> </w:t>
      </w:r>
      <w:r w:rsidR="00873789">
        <w:rPr>
          <w:color w:val="000000" w:themeColor="text1"/>
        </w:rPr>
        <w:t>supports this mechanism of influence</w:t>
      </w:r>
      <w:r w:rsidR="007C3B9E">
        <w:rPr>
          <w:color w:val="000000" w:themeColor="text1"/>
        </w:rPr>
        <w:t xml:space="preserve">. </w:t>
      </w:r>
    </w:p>
    <w:p w14:paraId="130F4A65" w14:textId="3B4E86F3"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w:t>
      </w:r>
      <w:del w:id="488" w:author="Andy Kleinhesselink" w:date="2019-03-15T17:22:00Z">
        <w:r w:rsidDel="007A2681">
          <w:rPr>
            <w:color w:val="000000" w:themeColor="text1"/>
          </w:rPr>
          <w:delText xml:space="preserve">higher </w:delText>
        </w:r>
      </w:del>
      <w:ins w:id="489" w:author="Andy Kleinhesselink" w:date="2019-03-15T17:22:00Z">
        <w:r w:rsidR="007A2681">
          <w:rPr>
            <w:color w:val="000000" w:themeColor="text1"/>
          </w:rPr>
          <w:t xml:space="preserve">NW </w:t>
        </w:r>
      </w:ins>
      <w:del w:id="490" w:author="Andy Kleinhesselink" w:date="2019-03-15T17:22:00Z">
        <w:r w:rsidDel="009F45AF">
          <w:rPr>
            <w:color w:val="000000" w:themeColor="text1"/>
          </w:rPr>
          <w:delText xml:space="preserve">stress </w:delText>
        </w:r>
      </w:del>
      <w:r>
        <w:rPr>
          <w:color w:val="000000" w:themeColor="text1"/>
        </w:rPr>
        <w:t>end of the gradient</w:t>
      </w:r>
      <w:r w:rsidR="004A0613">
        <w:rPr>
          <w:color w:val="000000" w:themeColor="text1"/>
        </w:rPr>
        <w:t xml:space="preserve"> and</w:t>
      </w:r>
      <w:r w:rsidR="00743591">
        <w:rPr>
          <w:color w:val="000000" w:themeColor="text1"/>
        </w:rPr>
        <w:t xml:space="preserve"> apparently </w:t>
      </w:r>
      <w:ins w:id="491" w:author="Andy Kleinhesselink" w:date="2019-03-17T14:32:00Z">
        <w:r w:rsidR="00FD505D">
          <w:rPr>
            <w:color w:val="000000" w:themeColor="text1"/>
          </w:rPr>
          <w:t xml:space="preserve">moss </w:t>
        </w:r>
      </w:ins>
      <w:r w:rsidR="00743591">
        <w:rPr>
          <w:color w:val="000000" w:themeColor="text1"/>
        </w:rPr>
        <w:t>competed with</w:t>
      </w:r>
      <w:r w:rsidR="004A0613">
        <w:rPr>
          <w:color w:val="000000" w:themeColor="text1"/>
        </w:rPr>
        <w:t xml:space="preserve"> </w:t>
      </w:r>
      <w:del w:id="492" w:author="Andy Kleinhesselink" w:date="2019-03-17T14:32:00Z">
        <w:r w:rsidR="00743591" w:rsidRPr="00FD505D" w:rsidDel="00FD505D">
          <w:rPr>
            <w:i/>
            <w:color w:val="000000" w:themeColor="text1"/>
            <w:rPrChange w:id="493" w:author="Andy Kleinhesselink" w:date="2019-03-17T14:32:00Z">
              <w:rPr>
                <w:color w:val="000000" w:themeColor="text1"/>
              </w:rPr>
            </w:rPrChange>
          </w:rPr>
          <w:delText xml:space="preserve">moss </w:delText>
        </w:r>
      </w:del>
      <w:ins w:id="494" w:author="Andy Kleinhesselink" w:date="2019-03-17T14:32:00Z">
        <w:r w:rsidR="00FD505D" w:rsidRPr="00FD505D">
          <w:rPr>
            <w:i/>
            <w:color w:val="000000" w:themeColor="text1"/>
            <w:rPrChange w:id="495" w:author="Andy Kleinhesselink" w:date="2019-03-17T14:32:00Z">
              <w:rPr>
                <w:color w:val="000000" w:themeColor="text1"/>
              </w:rPr>
            </w:rPrChange>
          </w:rPr>
          <w:t>Bromus</w:t>
        </w:r>
        <w:r w:rsidR="00FD505D">
          <w:rPr>
            <w:color w:val="000000" w:themeColor="text1"/>
          </w:rPr>
          <w:t xml:space="preserve"> </w:t>
        </w:r>
      </w:ins>
      <w:ins w:id="496" w:author="Andy Kleinhesselink" w:date="2019-03-15T17:22:00Z">
        <w:r w:rsidR="009F45AF">
          <w:rPr>
            <w:color w:val="000000" w:themeColor="text1"/>
          </w:rPr>
          <w:t xml:space="preserve">at the SW end of the gradient </w:t>
        </w:r>
      </w:ins>
      <w:del w:id="497" w:author="Andy Kleinhesselink" w:date="2019-03-15T17:22:00Z">
        <w:r w:rsidR="00743591" w:rsidDel="009F45AF">
          <w:rPr>
            <w:color w:val="000000" w:themeColor="text1"/>
          </w:rPr>
          <w:delText>in the low</w:delText>
        </w:r>
        <w:r w:rsidR="007A7AFD" w:rsidDel="009F45AF">
          <w:rPr>
            <w:color w:val="000000" w:themeColor="text1"/>
          </w:rPr>
          <w:delText>-</w:delText>
        </w:r>
        <w:r w:rsidR="00743591" w:rsidDel="009F45AF">
          <w:rPr>
            <w:color w:val="000000" w:themeColor="text1"/>
          </w:rPr>
          <w:delText xml:space="preserve">stress environment </w:delText>
        </w:r>
      </w:del>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n deep moss mats</w:t>
      </w:r>
      <w:del w:id="498" w:author="Andy Kleinhesselink" w:date="2019-03-15T17:22:00Z">
        <w:r w:rsidR="00DB031D" w:rsidDel="009F45AF">
          <w:rPr>
            <w:color w:val="000000" w:themeColor="text1"/>
          </w:rPr>
          <w:delText>,</w:delText>
        </w:r>
      </w:del>
      <w:ins w:id="499" w:author="Andy Kleinhesselink" w:date="2019-03-15T17:22:00Z">
        <w:r w:rsidR="009F45AF">
          <w:rPr>
            <w:color w:val="000000" w:themeColor="text1"/>
          </w:rPr>
          <w:t xml:space="preserve">, </w:t>
        </w:r>
      </w:ins>
      <w:del w:id="500" w:author="Andy Kleinhesselink" w:date="2019-03-15T17:22:00Z">
        <w:r w:rsidR="00DB031D" w:rsidDel="009F45AF">
          <w:rPr>
            <w:color w:val="000000" w:themeColor="text1"/>
          </w:rPr>
          <w:delText xml:space="preserve"> </w:delText>
        </w:r>
      </w:del>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ins w:id="501" w:author="Andy Kleinhesselink" w:date="2019-03-15T17:24:00Z">
        <w:r w:rsidR="009F45AF">
          <w:rPr>
            <w:color w:val="000000" w:themeColor="text1"/>
          </w:rPr>
          <w:t>In the more sheltered end of the gradient</w:t>
        </w:r>
      </w:ins>
      <w:del w:id="502" w:author="Andy Kleinhesselink" w:date="2019-03-15T17:23:00Z">
        <w:r w:rsidR="0050468F" w:rsidDel="009F45AF">
          <w:rPr>
            <w:color w:val="000000" w:themeColor="text1"/>
          </w:rPr>
          <w:delText>At</w:delText>
        </w:r>
        <w:r w:rsidR="00743591" w:rsidDel="009F45AF">
          <w:rPr>
            <w:color w:val="000000" w:themeColor="text1"/>
          </w:rPr>
          <w:delText xml:space="preserve"> the less </w:delText>
        </w:r>
      </w:del>
      <w:del w:id="503" w:author="Andy Kleinhesselink" w:date="2019-03-15T17:24:00Z">
        <w:r w:rsidR="00743591" w:rsidDel="009F45AF">
          <w:rPr>
            <w:color w:val="000000" w:themeColor="text1"/>
          </w:rPr>
          <w:delText>stressful end of the gradient</w:delText>
        </w:r>
      </w:del>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w:t>
      </w:r>
      <w:ins w:id="504" w:author="Andy Kleinhesselink" w:date="2019-03-15T17:24:00Z">
        <w:r w:rsidR="009F45AF">
          <w:rPr>
            <w:color w:val="000000" w:themeColor="text1"/>
          </w:rPr>
          <w:t xml:space="preserve">fallen more deeply </w:t>
        </w:r>
      </w:ins>
      <w:del w:id="505" w:author="Andy Kleinhesselink" w:date="2019-03-15T17:24:00Z">
        <w:r w:rsidR="00DB031D" w:rsidDel="009F45AF">
          <w:rPr>
            <w:color w:val="000000" w:themeColor="text1"/>
          </w:rPr>
          <w:delText xml:space="preserve">been able to </w:delText>
        </w:r>
        <w:r w:rsidR="0050468F" w:rsidDel="009F45AF">
          <w:rPr>
            <w:color w:val="000000" w:themeColor="text1"/>
          </w:rPr>
          <w:delText>sink</w:delText>
        </w:r>
        <w:r w:rsidR="00DB031D" w:rsidDel="009F45AF">
          <w:rPr>
            <w:color w:val="000000" w:themeColor="text1"/>
          </w:rPr>
          <w:delText xml:space="preserve"> </w:delText>
        </w:r>
      </w:del>
      <w:r w:rsidR="00DB031D">
        <w:rPr>
          <w:color w:val="000000" w:themeColor="text1"/>
        </w:rPr>
        <w:t xml:space="preserve">into the moss layer and </w:t>
      </w:r>
      <w:del w:id="506" w:author="Andy Kleinhesselink" w:date="2019-03-15T17:25:00Z">
        <w:r w:rsidR="00DB031D" w:rsidDel="009F45AF">
          <w:rPr>
            <w:color w:val="000000" w:themeColor="text1"/>
          </w:rPr>
          <w:delText xml:space="preserve">therefore </w:delText>
        </w:r>
      </w:del>
      <w:ins w:id="507" w:author="Andy Kleinhesselink" w:date="2019-03-15T17:25:00Z">
        <w:r w:rsidR="009F45AF">
          <w:rPr>
            <w:color w:val="000000" w:themeColor="text1"/>
          </w:rPr>
          <w:t xml:space="preserve">had better access to </w:t>
        </w:r>
      </w:ins>
      <w:del w:id="508" w:author="Andy Kleinhesselink" w:date="2019-03-15T17:25:00Z">
        <w:r w:rsidR="00DB031D" w:rsidDel="009F45AF">
          <w:rPr>
            <w:color w:val="000000" w:themeColor="text1"/>
          </w:rPr>
          <w:delText xml:space="preserve">absorb </w:delText>
        </w:r>
      </w:del>
      <w:r w:rsidR="00DB031D">
        <w:rPr>
          <w:color w:val="000000" w:themeColor="text1"/>
        </w:rPr>
        <w:t>moisture</w:t>
      </w:r>
      <w:del w:id="509" w:author="Andy Kleinhesselink" w:date="2019-03-15T17:25:00Z">
        <w:r w:rsidR="00DB031D" w:rsidDel="009F45AF">
          <w:rPr>
            <w:color w:val="000000" w:themeColor="text1"/>
          </w:rPr>
          <w:delText xml:space="preserve"> and germinate</w:delText>
        </w:r>
      </w:del>
      <w:r w:rsidR="00DB031D">
        <w:rPr>
          <w:color w:val="000000" w:themeColor="text1"/>
        </w:rPr>
        <w:t xml:space="preserve">. More detailed </w:t>
      </w:r>
      <w:r w:rsidR="00DB031D">
        <w:rPr>
          <w:color w:val="000000" w:themeColor="text1"/>
        </w:rPr>
        <w:lastRenderedPageBreak/>
        <w:t xml:space="preserve">observations of the thickness of moss mats across the gradient as well as time courses of seed water status </w:t>
      </w:r>
      <w:del w:id="510" w:author="Andy Kleinhesselink" w:date="2019-03-15T17:25:00Z">
        <w:r w:rsidR="00DB031D" w:rsidDel="009F45AF">
          <w:rPr>
            <w:color w:val="000000" w:themeColor="text1"/>
          </w:rPr>
          <w:delText xml:space="preserve">and seedling emergence </w:delText>
        </w:r>
      </w:del>
      <w:r w:rsidR="00DB031D">
        <w:rPr>
          <w:color w:val="000000" w:themeColor="text1"/>
        </w:rPr>
        <w:t xml:space="preserve">would be needed to test this hypothesis. </w:t>
      </w:r>
    </w:p>
    <w:p w14:paraId="28E6EF4F" w14:textId="5CEDC932" w:rsidR="002B1342" w:rsidRPr="002B1342" w:rsidRDefault="00873789" w:rsidP="002B1342">
      <w:pPr>
        <w:spacing w:after="0"/>
        <w:rPr>
          <w:rFonts w:cs="Times New Roman"/>
          <w:color w:val="000000" w:themeColor="text1"/>
        </w:rPr>
      </w:pPr>
      <w:r w:rsidRPr="00A6092D">
        <w:rPr>
          <w:rFonts w:cs="Times New Roman"/>
          <w:color w:val="000000" w:themeColor="text1"/>
        </w:rPr>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ins w:id="511" w:author="Andy Kleinhesselink" w:date="2019-03-15T17:26:00Z">
        <w:r w:rsidR="0025369F">
          <w:rPr>
            <w:rFonts w:cs="Times New Roman"/>
            <w:color w:val="000000" w:themeColor="text1"/>
          </w:rPr>
          <w:t xml:space="preserve">in the more sheltered end of the </w:t>
        </w:r>
      </w:ins>
      <w:del w:id="512" w:author="Andy Kleinhesselink" w:date="2019-03-15T17:26:00Z">
        <w:r w:rsidDel="0025369F">
          <w:rPr>
            <w:rFonts w:cs="Times New Roman"/>
            <w:color w:val="000000" w:themeColor="text1"/>
          </w:rPr>
          <w:delText xml:space="preserve">in the low stress </w:delText>
        </w:r>
      </w:del>
      <w:r>
        <w:rPr>
          <w:rFonts w:cs="Times New Roman"/>
          <w:color w:val="000000" w:themeColor="text1"/>
        </w:rPr>
        <w:t>environment</w:t>
      </w:r>
      <w:ins w:id="513" w:author="Andy Kleinhesselink" w:date="2019-03-15T17:26:00Z">
        <w:r w:rsidR="0025369F">
          <w:rPr>
            <w:rFonts w:cs="Times New Roman"/>
            <w:color w:val="000000" w:themeColor="text1"/>
          </w:rPr>
          <w:t>al gradinet</w:t>
        </w:r>
      </w:ins>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del w:id="514" w:author="Andy Kleinhesselink" w:date="2019-03-11T17:21:00Z">
        <w:r w:rsidDel="001411D1">
          <w:rPr>
            <w:rFonts w:cs="Times New Roman"/>
            <w:color w:val="000000" w:themeColor="text1"/>
          </w:rPr>
          <w:delText xml:space="preserve">moss </w:delText>
        </w:r>
      </w:del>
      <w:ins w:id="515" w:author="Andy Kleinhesselink" w:date="2019-03-11T17:21:00Z">
        <w:r w:rsidR="001411D1">
          <w:rPr>
            <w:rFonts w:cs="Times New Roman"/>
            <w:color w:val="000000" w:themeColor="text1"/>
          </w:rPr>
          <w:t xml:space="preserve">bare </w:t>
        </w:r>
      </w:ins>
      <w:del w:id="516" w:author="Andy Kleinhesselink" w:date="2019-03-11T17:21:00Z">
        <w:r w:rsidDel="001411D1">
          <w:rPr>
            <w:rFonts w:cs="Times New Roman"/>
            <w:color w:val="000000" w:themeColor="text1"/>
          </w:rPr>
          <w:delText xml:space="preserve">covered </w:delText>
        </w:r>
      </w:del>
      <w:ins w:id="517" w:author="Andy Kleinhesselink" w:date="2019-03-11T17:21:00Z">
        <w:r w:rsidR="001411D1">
          <w:rPr>
            <w:rFonts w:cs="Times New Roman"/>
            <w:color w:val="000000" w:themeColor="text1"/>
          </w:rPr>
          <w:t xml:space="preserve">sand </w:t>
        </w:r>
      </w:ins>
      <w:r>
        <w:rPr>
          <w:rFonts w:cs="Times New Roman"/>
          <w:color w:val="000000" w:themeColor="text1"/>
        </w:rPr>
        <w:t xml:space="preserve">and moss removed patches </w:t>
      </w:r>
      <w:del w:id="518" w:author="Andy Kleinhesselink" w:date="2019-03-15T17:26:00Z">
        <w:r w:rsidDel="0025369F">
          <w:rPr>
            <w:rFonts w:cs="Times New Roman"/>
            <w:color w:val="000000" w:themeColor="text1"/>
          </w:rPr>
          <w:delText xml:space="preserve">at low stress is </w:delText>
        </w:r>
      </w:del>
      <w:ins w:id="519" w:author="Andy Kleinhesselink" w:date="2019-03-15T17:26:00Z">
        <w:r w:rsidR="0025369F">
          <w:rPr>
            <w:rFonts w:cs="Times New Roman"/>
            <w:color w:val="000000" w:themeColor="text1"/>
          </w:rPr>
          <w:t xml:space="preserve">at this end of the </w:t>
        </w:r>
      </w:ins>
      <w:ins w:id="520" w:author="Andy Kleinhesselink" w:date="2019-03-15T17:27:00Z">
        <w:r w:rsidR="0025369F">
          <w:rPr>
            <w:rFonts w:cs="Times New Roman"/>
            <w:color w:val="000000" w:themeColor="text1"/>
          </w:rPr>
          <w:t xml:space="preserve">environmental gradient is </w:t>
        </w:r>
      </w:ins>
      <w:r>
        <w:rPr>
          <w:rFonts w:cs="Times New Roman"/>
          <w:color w:val="000000" w:themeColor="text1"/>
        </w:rPr>
        <w:t xml:space="preserve">notable because it is among the strongest effects in the experiment. </w:t>
      </w:r>
      <w:r w:rsidRPr="00A6092D">
        <w:rPr>
          <w:rFonts w:cs="Times New Roman"/>
          <w:color w:val="000000" w:themeColor="text1"/>
        </w:rPr>
        <w:t>This</w:t>
      </w:r>
      <w:r>
        <w:rPr>
          <w:rFonts w:cs="Times New Roman"/>
          <w:color w:val="000000" w:themeColor="text1"/>
        </w:rPr>
        <w:t xml:space="preserve"> </w:t>
      </w:r>
      <w:del w:id="521" w:author="Andy Kleinhesselink" w:date="2019-03-15T17:27:00Z">
        <w:r w:rsidDel="0025369F">
          <w:rPr>
            <w:rFonts w:cs="Times New Roman"/>
            <w:color w:val="000000" w:themeColor="text1"/>
          </w:rPr>
          <w:delText>surprising result</w:delText>
        </w:r>
        <w:r w:rsidRPr="00A6092D" w:rsidDel="0025369F">
          <w:rPr>
            <w:rFonts w:cs="Times New Roman"/>
            <w:color w:val="000000" w:themeColor="text1"/>
          </w:rPr>
          <w:delText xml:space="preserve"> suggests</w:delText>
        </w:r>
      </w:del>
      <w:ins w:id="522" w:author="Andy Kleinhesselink" w:date="2019-03-15T17:27:00Z">
        <w:r w:rsidR="0025369F">
          <w:rPr>
            <w:rFonts w:cs="Times New Roman"/>
            <w:color w:val="000000" w:themeColor="text1"/>
          </w:rPr>
          <w:t>indicates</w:t>
        </w:r>
      </w:ins>
      <w:r w:rsidRPr="00A6092D">
        <w:rPr>
          <w:rFonts w:cs="Times New Roman"/>
          <w:color w:val="000000" w:themeColor="text1"/>
        </w:rPr>
        <w:t xml:space="preserve"> that the environment created by our removal treatment was somehow different from </w:t>
      </w:r>
      <w:ins w:id="523" w:author="Andy Kleinhesselink" w:date="2019-03-15T17:27:00Z">
        <w:r w:rsidR="0025369F">
          <w:rPr>
            <w:rFonts w:cs="Times New Roman"/>
            <w:color w:val="000000" w:themeColor="text1"/>
          </w:rPr>
          <w:t xml:space="preserve">naturally </w:t>
        </w:r>
      </w:ins>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ins w:id="524" w:author="Andy Kleinhesselink" w:date="2019-03-15T17:27:00Z">
        <w:r w:rsidR="0025369F">
          <w:rPr>
            <w:rFonts w:cs="Times New Roman"/>
            <w:color w:val="000000" w:themeColor="text1"/>
          </w:rPr>
          <w:t xml:space="preserve"> or</w:t>
        </w:r>
      </w:ins>
      <w:del w:id="525" w:author="Andy Kleinhesselink" w:date="2019-03-11T18:39:00Z">
        <w:r w:rsidR="00A403A2" w:rsidDel="005567A7">
          <w:rPr>
            <w:rFonts w:cs="Times New Roman"/>
            <w:color w:val="000000" w:themeColor="text1"/>
          </w:rPr>
          <w:delText xml:space="preserve"> or</w:delText>
        </w:r>
      </w:del>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influence of moss in these patches</w:t>
      </w:r>
      <w:del w:id="526" w:author="Andy Kleinhesselink" w:date="2019-03-11T18:40:00Z">
        <w:r w:rsidRPr="00A6092D" w:rsidDel="005567A7">
          <w:rPr>
            <w:rFonts w:cs="Times New Roman"/>
            <w:color w:val="000000" w:themeColor="text1"/>
          </w:rPr>
          <w:delText xml:space="preserve">. </w:delText>
        </w:r>
        <w:r w:rsidDel="005567A7">
          <w:rPr>
            <w:rFonts w:cs="Times New Roman"/>
            <w:color w:val="000000" w:themeColor="text1"/>
          </w:rPr>
          <w:delText>B</w:delText>
        </w:r>
        <w:r w:rsidRPr="00A6092D" w:rsidDel="005567A7">
          <w:rPr>
            <w:rFonts w:cs="Times New Roman"/>
            <w:color w:val="000000" w:themeColor="text1"/>
          </w:rPr>
          <w:delText xml:space="preserve">ryophytes </w:delText>
        </w:r>
        <w:r w:rsidDel="005567A7">
          <w:rPr>
            <w:rFonts w:cs="Times New Roman"/>
            <w:color w:val="000000" w:themeColor="text1"/>
          </w:rPr>
          <w:delText xml:space="preserve">have been shown to produce chemicals in some cases that </w:delText>
        </w:r>
        <w:r w:rsidRPr="00A6092D" w:rsidDel="005567A7">
          <w:rPr>
            <w:rFonts w:cs="Times New Roman"/>
            <w:color w:val="000000" w:themeColor="text1"/>
          </w:rPr>
          <w:delText xml:space="preserve">inhibit </w:delText>
        </w:r>
        <w:r w:rsidDel="005567A7">
          <w:rPr>
            <w:rFonts w:cs="Times New Roman"/>
            <w:color w:val="000000" w:themeColor="text1"/>
          </w:rPr>
          <w:delText xml:space="preserve">the </w:delText>
        </w:r>
        <w:r w:rsidRPr="00A6092D" w:rsidDel="005567A7">
          <w:rPr>
            <w:rFonts w:cs="Times New Roman"/>
            <w:color w:val="000000" w:themeColor="text1"/>
          </w:rPr>
          <w:delText>germination and root growth of vascular plants</w:delText>
        </w:r>
      </w:del>
      <w:r w:rsidRPr="00A6092D">
        <w:rPr>
          <w:rFonts w:cs="Times New Roman"/>
          <w:color w:val="000000" w:themeColor="text1"/>
        </w:rPr>
        <w:t xml:space="preserve">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ins w:id="527" w:author="Andy Kleinhesselink" w:date="2019-03-11T18:40:00Z">
        <w:r w:rsidR="005567A7">
          <w:rPr>
            <w:rFonts w:cs="Times New Roman"/>
            <w:color w:val="000000" w:themeColor="text1"/>
          </w:rPr>
          <w:t xml:space="preserve"> Another possibility is </w:t>
        </w:r>
      </w:ins>
      <w:ins w:id="528" w:author="Andy Kleinhesselink" w:date="2019-03-11T18:41:00Z">
        <w:r w:rsidR="005567A7">
          <w:rPr>
            <w:rFonts w:cs="Times New Roman"/>
            <w:color w:val="000000" w:themeColor="text1"/>
          </w:rPr>
          <w:t>the</w:t>
        </w:r>
      </w:ins>
      <w:ins w:id="529" w:author="Andy Kleinhesselink" w:date="2019-03-11T18:40:00Z">
        <w:r w:rsidR="005567A7">
          <w:rPr>
            <w:rFonts w:cs="Times New Roman"/>
            <w:color w:val="000000" w:themeColor="text1"/>
          </w:rPr>
          <w:t xml:space="preserve"> presence </w:t>
        </w:r>
      </w:ins>
      <w:ins w:id="530" w:author="Andy Kleinhesselink" w:date="2019-03-15T17:27:00Z">
        <w:r w:rsidR="0025369F">
          <w:rPr>
            <w:rFonts w:cs="Times New Roman"/>
            <w:color w:val="000000" w:themeColor="text1"/>
          </w:rPr>
          <w:t>of</w:t>
        </w:r>
      </w:ins>
      <w:ins w:id="531" w:author="Andy Kleinhesselink" w:date="2019-03-11T18:41:00Z">
        <w:r w:rsidR="005567A7">
          <w:rPr>
            <w:rFonts w:cs="Times New Roman"/>
            <w:color w:val="000000" w:themeColor="text1"/>
          </w:rPr>
          <w:t xml:space="preserve"> cryptic cyanobacteria</w:t>
        </w:r>
      </w:ins>
      <w:ins w:id="532" w:author="Andy Kleinhesselink" w:date="2019-03-11T18:43:00Z">
        <w:r w:rsidR="005567A7">
          <w:rPr>
            <w:rFonts w:cs="Times New Roman"/>
            <w:color w:val="000000" w:themeColor="text1"/>
          </w:rPr>
          <w:t>l</w:t>
        </w:r>
      </w:ins>
      <w:ins w:id="533" w:author="Andy Kleinhesselink" w:date="2019-03-11T18:41:00Z">
        <w:r w:rsidR="005567A7">
          <w:rPr>
            <w:rFonts w:cs="Times New Roman"/>
            <w:color w:val="000000" w:themeColor="text1"/>
          </w:rPr>
          <w:t xml:space="preserve"> or alga</w:t>
        </w:r>
      </w:ins>
      <w:ins w:id="534" w:author="Andy Kleinhesselink" w:date="2019-03-11T18:43:00Z">
        <w:r w:rsidR="005567A7">
          <w:rPr>
            <w:rFonts w:cs="Times New Roman"/>
            <w:color w:val="000000" w:themeColor="text1"/>
          </w:rPr>
          <w:t>l</w:t>
        </w:r>
      </w:ins>
      <w:ins w:id="535" w:author="Andy Kleinhesselink" w:date="2019-03-11T18:41:00Z">
        <w:r w:rsidR="005567A7">
          <w:rPr>
            <w:rFonts w:cs="Times New Roman"/>
            <w:color w:val="000000" w:themeColor="text1"/>
          </w:rPr>
          <w:t xml:space="preserve"> </w:t>
        </w:r>
      </w:ins>
      <w:ins w:id="536" w:author="Andy Kleinhesselink" w:date="2019-03-11T18:44:00Z">
        <w:r w:rsidR="005567A7">
          <w:rPr>
            <w:rFonts w:cs="Times New Roman"/>
            <w:color w:val="000000" w:themeColor="text1"/>
          </w:rPr>
          <w:t xml:space="preserve">crust </w:t>
        </w:r>
      </w:ins>
      <w:ins w:id="537" w:author="Andy Kleinhesselink" w:date="2019-03-11T18:41:00Z">
        <w:r w:rsidR="005567A7">
          <w:rPr>
            <w:rFonts w:cs="Times New Roman"/>
            <w:color w:val="000000" w:themeColor="text1"/>
          </w:rPr>
          <w:t xml:space="preserve">on </w:t>
        </w:r>
      </w:ins>
      <w:ins w:id="538" w:author="Andy Kleinhesselink" w:date="2019-03-11T18:44:00Z">
        <w:r w:rsidR="005567A7">
          <w:rPr>
            <w:rFonts w:cs="Times New Roman"/>
            <w:color w:val="000000" w:themeColor="text1"/>
          </w:rPr>
          <w:t xml:space="preserve">what we assumed were </w:t>
        </w:r>
      </w:ins>
      <w:ins w:id="539" w:author="Andy Kleinhesselink" w:date="2019-03-11T18:41:00Z">
        <w:r w:rsidR="005567A7">
          <w:rPr>
            <w:rFonts w:cs="Times New Roman"/>
            <w:color w:val="000000" w:themeColor="text1"/>
          </w:rPr>
          <w:t xml:space="preserve">naturally bare sand patches.  </w:t>
        </w:r>
      </w:ins>
      <w:del w:id="540" w:author="Andy Kleinhesselink" w:date="2019-03-11T18:42:00Z">
        <w:r w:rsidRPr="00A6092D" w:rsidDel="005567A7">
          <w:rPr>
            <w:rFonts w:cs="Times New Roman"/>
            <w:color w:val="000000" w:themeColor="text1"/>
          </w:rPr>
          <w:delText xml:space="preserve"> </w:delText>
        </w:r>
      </w:del>
      <w:ins w:id="541" w:author="Andy Kleinhesselink" w:date="2019-03-11T18:44:00Z">
        <w:r w:rsidR="005567A7">
          <w:rPr>
            <w:rFonts w:cs="Times New Roman"/>
            <w:color w:val="000000" w:themeColor="text1"/>
          </w:rPr>
          <w:t>T</w:t>
        </w:r>
      </w:ins>
      <w:ins w:id="542" w:author="Andy Kleinhesselink" w:date="2019-03-11T18:42:00Z">
        <w:r w:rsidR="005567A7">
          <w:rPr>
            <w:rFonts w:cs="Times New Roman"/>
            <w:color w:val="000000" w:themeColor="text1"/>
          </w:rPr>
          <w:t xml:space="preserve">hese </w:t>
        </w:r>
      </w:ins>
      <w:ins w:id="543" w:author="Andy Kleinhesselink" w:date="2019-03-11T18:44:00Z">
        <w:r w:rsidR="005567A7">
          <w:rPr>
            <w:rFonts w:cs="Times New Roman"/>
            <w:color w:val="000000" w:themeColor="text1"/>
          </w:rPr>
          <w:t>c</w:t>
        </w:r>
      </w:ins>
      <w:ins w:id="544" w:author="Andy Kleinhesselink" w:date="2019-03-15T17:27:00Z">
        <w:r w:rsidR="0025369F">
          <w:rPr>
            <w:rFonts w:cs="Times New Roman"/>
            <w:color w:val="000000" w:themeColor="text1"/>
          </w:rPr>
          <w:t>rusts</w:t>
        </w:r>
      </w:ins>
      <w:ins w:id="545" w:author="Andy Kleinhesselink" w:date="2019-03-15T17:28:00Z">
        <w:r w:rsidR="0025369F">
          <w:rPr>
            <w:rFonts w:cs="Times New Roman"/>
            <w:color w:val="000000" w:themeColor="text1"/>
          </w:rPr>
          <w:t xml:space="preserve"> may have</w:t>
        </w:r>
      </w:ins>
      <w:ins w:id="546" w:author="Andy Kleinhesselink" w:date="2019-03-11T18:44:00Z">
        <w:r w:rsidR="005567A7">
          <w:rPr>
            <w:rFonts w:cs="Times New Roman"/>
            <w:color w:val="000000" w:themeColor="text1"/>
          </w:rPr>
          <w:t xml:space="preserve"> </w:t>
        </w:r>
      </w:ins>
      <w:ins w:id="547" w:author="Andy Kleinhesselink" w:date="2019-03-11T18:42:00Z">
        <w:r w:rsidR="005567A7">
          <w:rPr>
            <w:rFonts w:cs="Times New Roman"/>
            <w:color w:val="000000" w:themeColor="text1"/>
          </w:rPr>
          <w:t>exert</w:t>
        </w:r>
      </w:ins>
      <w:ins w:id="548" w:author="Andy Kleinhesselink" w:date="2019-03-11T18:44:00Z">
        <w:r w:rsidR="005567A7">
          <w:rPr>
            <w:rFonts w:cs="Times New Roman"/>
            <w:color w:val="000000" w:themeColor="text1"/>
          </w:rPr>
          <w:t xml:space="preserve"> a</w:t>
        </w:r>
      </w:ins>
      <w:ins w:id="549" w:author="Andy Kleinhesselink" w:date="2019-03-11T18:42:00Z">
        <w:r w:rsidR="005567A7">
          <w:rPr>
            <w:rFonts w:cs="Times New Roman"/>
            <w:color w:val="000000" w:themeColor="text1"/>
          </w:rPr>
          <w:t xml:space="preserve"> </w:t>
        </w:r>
      </w:ins>
      <w:ins w:id="550" w:author="Andy Kleinhesselink" w:date="2019-03-11T18:43:00Z">
        <w:r w:rsidR="005567A7">
          <w:rPr>
            <w:rFonts w:cs="Times New Roman"/>
            <w:color w:val="000000" w:themeColor="text1"/>
          </w:rPr>
          <w:t xml:space="preserve">positive effect on </w:t>
        </w:r>
        <w:r w:rsidR="005567A7" w:rsidRPr="005567A7">
          <w:rPr>
            <w:rFonts w:cs="Times New Roman"/>
            <w:i/>
            <w:color w:val="000000" w:themeColor="text1"/>
            <w:rPrChange w:id="551" w:author="Andy Kleinhesselink" w:date="2019-03-11T18:44:00Z">
              <w:rPr>
                <w:rFonts w:cs="Times New Roman"/>
                <w:color w:val="000000" w:themeColor="text1"/>
              </w:rPr>
            </w:rPrChange>
          </w:rPr>
          <w:t>Bromus</w:t>
        </w:r>
        <w:r w:rsidR="005567A7">
          <w:rPr>
            <w:rFonts w:cs="Times New Roman"/>
            <w:color w:val="000000" w:themeColor="text1"/>
          </w:rPr>
          <w:t xml:space="preserve"> </w:t>
        </w:r>
      </w:ins>
      <w:ins w:id="552" w:author="Andy Kleinhesselink" w:date="2019-03-11T18:44:00Z">
        <w:r w:rsidR="005567A7">
          <w:rPr>
            <w:rFonts w:cs="Times New Roman"/>
            <w:color w:val="000000" w:themeColor="text1"/>
          </w:rPr>
          <w:t xml:space="preserve">but </w:t>
        </w:r>
      </w:ins>
      <w:ins w:id="553" w:author="Andy Kleinhesselink" w:date="2019-03-11T18:46:00Z">
        <w:r w:rsidR="005567A7">
          <w:rPr>
            <w:rFonts w:cs="Times New Roman"/>
            <w:color w:val="000000" w:themeColor="text1"/>
          </w:rPr>
          <w:t>would</w:t>
        </w:r>
      </w:ins>
      <w:ins w:id="554" w:author="Andy Kleinhesselink" w:date="2019-03-11T18:44:00Z">
        <w:r w:rsidR="005567A7">
          <w:rPr>
            <w:rFonts w:cs="Times New Roman"/>
            <w:color w:val="000000" w:themeColor="text1"/>
          </w:rPr>
          <w:t xml:space="preserve"> not </w:t>
        </w:r>
      </w:ins>
      <w:ins w:id="555" w:author="Andy Kleinhesselink" w:date="2019-03-11T18:46:00Z">
        <w:r w:rsidR="005567A7">
          <w:rPr>
            <w:rFonts w:cs="Times New Roman"/>
            <w:color w:val="000000" w:themeColor="text1"/>
          </w:rPr>
          <w:t xml:space="preserve">necessarily </w:t>
        </w:r>
      </w:ins>
      <w:ins w:id="556" w:author="Andy Kleinhesselink" w:date="2019-03-11T18:44:00Z">
        <w:r w:rsidR="005567A7">
          <w:rPr>
            <w:rFonts w:cs="Times New Roman"/>
            <w:color w:val="000000" w:themeColor="text1"/>
          </w:rPr>
          <w:t xml:space="preserve">be present in the </w:t>
        </w:r>
      </w:ins>
      <w:ins w:id="557" w:author="Andy Kleinhesselink" w:date="2019-03-15T17:28:00Z">
        <w:r w:rsidR="0025369F">
          <w:rPr>
            <w:rFonts w:cs="Times New Roman"/>
            <w:color w:val="000000" w:themeColor="text1"/>
          </w:rPr>
          <w:t>patches were moss was experimentally removed</w:t>
        </w:r>
      </w:ins>
      <w:ins w:id="558" w:author="Andy Kleinhesselink" w:date="2019-03-11T18:44:00Z">
        <w:r w:rsidR="005567A7">
          <w:rPr>
            <w:rFonts w:cs="Times New Roman"/>
            <w:color w:val="000000" w:themeColor="text1"/>
          </w:rPr>
          <w:t xml:space="preserve">. </w:t>
        </w:r>
      </w:ins>
    </w:p>
    <w:p w14:paraId="0EB6E1DB" w14:textId="46971A19" w:rsidR="006F26CF" w:rsidRPr="00A6092D" w:rsidRDefault="00AF68FE" w:rsidP="0025369F">
      <w:pPr>
        <w:spacing w:after="0"/>
        <w:rPr>
          <w:color w:val="000000" w:themeColor="text1"/>
        </w:rPr>
      </w:pPr>
      <w:r w:rsidRPr="00A6092D">
        <w:rPr>
          <w:rFonts w:cs="Times New Roman"/>
          <w:bCs/>
          <w:color w:val="000000" w:themeColor="text1"/>
        </w:rPr>
        <w:t>We expected that the exotic annual grasses in this system would have their performance limited</w:t>
      </w:r>
      <w:ins w:id="559" w:author="Andy Kleinhesselink" w:date="2019-03-15T17:28:00Z">
        <w:r w:rsidR="0025369F">
          <w:rPr>
            <w:rFonts w:cs="Times New Roman"/>
            <w:bCs/>
            <w:color w:val="000000" w:themeColor="text1"/>
          </w:rPr>
          <w:t xml:space="preserve"> at the NW end of the environmental gradient where wind speeds </w:t>
        </w:r>
      </w:ins>
      <w:ins w:id="560" w:author="Andy Kleinhesselink" w:date="2019-03-15T17:29:00Z">
        <w:r w:rsidR="0025369F">
          <w:rPr>
            <w:rFonts w:cs="Times New Roman"/>
            <w:bCs/>
            <w:color w:val="000000" w:themeColor="text1"/>
          </w:rPr>
          <w:t xml:space="preserve">are higher, the sand is coarser and lower in nitrogen content. </w:t>
        </w:r>
      </w:ins>
      <w:del w:id="561" w:author="Andy Kleinhesselink" w:date="2019-03-15T17:28:00Z">
        <w:r w:rsidRPr="00A6092D" w:rsidDel="0025369F">
          <w:rPr>
            <w:rFonts w:cs="Times New Roman"/>
            <w:bCs/>
            <w:color w:val="000000" w:themeColor="text1"/>
          </w:rPr>
          <w:delText xml:space="preserve"> at the more </w:delText>
        </w:r>
      </w:del>
      <w:del w:id="562" w:author="Andy Kleinhesselink" w:date="2019-03-15T17:29:00Z">
        <w:r w:rsidRPr="00A6092D" w:rsidDel="0025369F">
          <w:rPr>
            <w:rFonts w:cs="Times New Roman"/>
            <w:bCs/>
            <w:color w:val="000000" w:themeColor="text1"/>
          </w:rPr>
          <w:delText xml:space="preserve">stressful end of the gradient. </w:delText>
        </w:r>
      </w:del>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del w:id="563" w:author="Andy Kleinhesselink" w:date="2019-03-15T17:29:00Z">
        <w:r w:rsidRPr="00A6092D" w:rsidDel="0025369F">
          <w:rPr>
            <w:rFonts w:cs="Times New Roman"/>
            <w:bCs/>
            <w:color w:val="000000" w:themeColor="text1"/>
          </w:rPr>
          <w:delText xml:space="preserve">at </w:delText>
        </w:r>
      </w:del>
      <w:ins w:id="564" w:author="Andy Kleinhesselink" w:date="2019-03-15T17:29:00Z">
        <w:r w:rsidR="0025369F">
          <w:rPr>
            <w:rFonts w:cs="Times New Roman"/>
            <w:bCs/>
            <w:color w:val="000000" w:themeColor="text1"/>
          </w:rPr>
          <w:t>at the NW end of the environmental gradient</w:t>
        </w:r>
      </w:ins>
      <w:del w:id="565" w:author="Andy Kleinhesselink" w:date="2019-03-15T17:29:00Z">
        <w:r w:rsidRPr="00A6092D" w:rsidDel="0025369F">
          <w:rPr>
            <w:rFonts w:cs="Times New Roman"/>
            <w:bCs/>
            <w:color w:val="000000" w:themeColor="text1"/>
          </w:rPr>
          <w:delText>the high stress end of the gradient</w:delText>
        </w:r>
      </w:del>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del w:id="566" w:author="Andy Kleinhesselink" w:date="2019-03-16T09:57:00Z">
        <w:r w:rsidRPr="00A6092D" w:rsidDel="00135E66">
          <w:rPr>
            <w:rFonts w:cs="Times New Roman"/>
            <w:bCs/>
            <w:color w:val="000000" w:themeColor="text1"/>
          </w:rPr>
          <w:delText xml:space="preserve">This </w:delText>
        </w:r>
      </w:del>
      <w:ins w:id="567" w:author="Andy Kleinhesselink" w:date="2019-03-16T09:57:00Z">
        <w:r w:rsidR="00135E66">
          <w:rPr>
            <w:rFonts w:cs="Times New Roman"/>
            <w:bCs/>
            <w:color w:val="000000" w:themeColor="text1"/>
          </w:rPr>
          <w:t xml:space="preserve">While the </w:t>
        </w:r>
      </w:ins>
      <w:del w:id="568" w:author="Andy Kleinhesselink" w:date="2019-03-16T09:58:00Z">
        <w:r w:rsidRPr="00A6092D" w:rsidDel="00472CA2">
          <w:rPr>
            <w:rFonts w:cs="Times New Roman"/>
            <w:bCs/>
            <w:color w:val="000000" w:themeColor="text1"/>
          </w:rPr>
          <w:delText>suggests that</w:delText>
        </w:r>
        <w:r w:rsidR="00A23B6A" w:rsidDel="00472CA2">
          <w:rPr>
            <w:rFonts w:cs="Times New Roman"/>
            <w:bCs/>
            <w:color w:val="000000" w:themeColor="text1"/>
          </w:rPr>
          <w:delText xml:space="preserve"> </w:delText>
        </w:r>
      </w:del>
      <w:del w:id="569" w:author="Andy Kleinhesselink" w:date="2019-03-15T17:30:00Z">
        <w:r w:rsidR="00A23B6A" w:rsidRPr="00A6092D" w:rsidDel="0025369F">
          <w:rPr>
            <w:rFonts w:cs="Times New Roman"/>
            <w:bCs/>
            <w:color w:val="000000" w:themeColor="text1"/>
          </w:rPr>
          <w:delText xml:space="preserve">the </w:delText>
        </w:r>
      </w:del>
      <w:ins w:id="570" w:author="Andy Kleinhesselink" w:date="2019-03-15T17:30:00Z">
        <w:r w:rsidR="0025369F">
          <w:rPr>
            <w:rFonts w:cs="Times New Roman"/>
            <w:bCs/>
            <w:color w:val="000000" w:themeColor="text1"/>
          </w:rPr>
          <w:t xml:space="preserve">decrease in plant size and biomass </w:t>
        </w:r>
      </w:ins>
      <w:ins w:id="571" w:author="Andy Kleinhesselink" w:date="2019-03-16T09:58:00Z">
        <w:r w:rsidR="00472CA2">
          <w:rPr>
            <w:rFonts w:cs="Times New Roman"/>
            <w:bCs/>
            <w:color w:val="000000" w:themeColor="text1"/>
          </w:rPr>
          <w:t xml:space="preserve">across the gradient are </w:t>
        </w:r>
      </w:ins>
      <w:ins w:id="572" w:author="Andy Kleinhesselink" w:date="2019-03-15T17:30:00Z">
        <w:r w:rsidR="0025369F">
          <w:rPr>
            <w:rFonts w:cs="Times New Roman"/>
            <w:bCs/>
            <w:color w:val="000000" w:themeColor="text1"/>
          </w:rPr>
          <w:t xml:space="preserve">suggestive of a stress gradient, this environmental gradient may not be stressful for </w:t>
        </w:r>
      </w:ins>
      <w:del w:id="573" w:author="Andy Kleinhesselink" w:date="2019-03-15T17:30:00Z">
        <w:r w:rsidR="00A23B6A" w:rsidRPr="00A6092D" w:rsidDel="0025369F">
          <w:rPr>
            <w:rFonts w:cs="Times New Roman"/>
            <w:bCs/>
            <w:color w:val="000000" w:themeColor="text1"/>
          </w:rPr>
          <w:delText xml:space="preserve">high stress portion of this gradient may not actually be stressful for </w:delText>
        </w:r>
      </w:del>
      <w:r w:rsidR="00A23B6A" w:rsidRPr="00A6092D">
        <w:rPr>
          <w:rFonts w:cs="Times New Roman"/>
          <w:bCs/>
          <w:color w:val="000000" w:themeColor="text1"/>
        </w:rPr>
        <w:t>these</w:t>
      </w:r>
      <w:ins w:id="574" w:author="Andy Kleinhesselink" w:date="2019-03-16T09:58:00Z">
        <w:r w:rsidR="00472CA2">
          <w:rPr>
            <w:rFonts w:cs="Times New Roman"/>
            <w:bCs/>
            <w:color w:val="000000" w:themeColor="text1"/>
          </w:rPr>
          <w:t xml:space="preserve"> particular</w:t>
        </w:r>
      </w:ins>
      <w:r w:rsidR="00A23B6A" w:rsidRPr="00A6092D">
        <w:rPr>
          <w:rFonts w:cs="Times New Roman"/>
          <w:bCs/>
          <w:color w:val="000000" w:themeColor="text1"/>
        </w:rPr>
        <w:t xml:space="preserve"> </w:t>
      </w:r>
      <w:ins w:id="575" w:author="Andy Kleinhesselink" w:date="2019-03-15T17:31:00Z">
        <w:r w:rsidR="0025369F">
          <w:rPr>
            <w:rFonts w:cs="Times New Roman"/>
            <w:bCs/>
            <w:color w:val="000000" w:themeColor="text1"/>
          </w:rPr>
          <w:t xml:space="preserve">exotic </w:t>
        </w:r>
      </w:ins>
      <w:del w:id="576" w:author="Andy Kleinhesselink" w:date="2019-03-16T09:58:00Z">
        <w:r w:rsidR="00A23B6A" w:rsidRPr="00A6092D" w:rsidDel="00472CA2">
          <w:rPr>
            <w:rFonts w:cs="Times New Roman"/>
            <w:bCs/>
            <w:color w:val="000000" w:themeColor="text1"/>
          </w:rPr>
          <w:delText xml:space="preserve">annual </w:delText>
        </w:r>
      </w:del>
      <w:del w:id="577" w:author="Andy Kleinhesselink" w:date="2019-03-15T17:31:00Z">
        <w:r w:rsidR="00A23B6A" w:rsidRPr="00A6092D" w:rsidDel="0025369F">
          <w:rPr>
            <w:rFonts w:cs="Times New Roman"/>
            <w:bCs/>
            <w:color w:val="000000" w:themeColor="text1"/>
          </w:rPr>
          <w:delText xml:space="preserve">exotic </w:delText>
        </w:r>
      </w:del>
      <w:del w:id="578" w:author="Andy Kleinhesselink" w:date="2019-03-16T09:58:00Z">
        <w:r w:rsidR="00A23B6A" w:rsidRPr="00A6092D" w:rsidDel="00472CA2">
          <w:rPr>
            <w:rFonts w:cs="Times New Roman"/>
            <w:bCs/>
            <w:color w:val="000000" w:themeColor="text1"/>
          </w:rPr>
          <w:delText>grasse</w:delText>
        </w:r>
      </w:del>
      <w:ins w:id="579" w:author="Andy Kleinhesselink" w:date="2019-03-16T09:58:00Z">
        <w:r w:rsidR="00472CA2">
          <w:rPr>
            <w:rFonts w:cs="Times New Roman"/>
            <w:bCs/>
            <w:color w:val="000000" w:themeColor="text1"/>
          </w:rPr>
          <w:t xml:space="preserve">species </w:t>
        </w:r>
      </w:ins>
      <w:del w:id="580" w:author="Andy Kleinhesselink" w:date="2019-03-15T17:31:00Z">
        <w:r w:rsidR="00A23B6A" w:rsidRPr="00A6092D" w:rsidDel="0025369F">
          <w:rPr>
            <w:rFonts w:cs="Times New Roman"/>
            <w:bCs/>
            <w:color w:val="000000" w:themeColor="text1"/>
          </w:rPr>
          <w:delText>s</w:delText>
        </w:r>
        <w:r w:rsidR="002B1342" w:rsidDel="0025369F">
          <w:rPr>
            <w:rFonts w:cs="Times New Roman"/>
            <w:bCs/>
            <w:color w:val="000000" w:themeColor="text1"/>
          </w:rPr>
          <w:delText xml:space="preserve"> despite its effects on other plants</w:delText>
        </w:r>
      </w:del>
      <w:del w:id="581" w:author="Andy Kleinhesselink" w:date="2019-03-16T09:58:00Z">
        <w:r w:rsidRPr="00A6092D" w:rsidDel="00472CA2">
          <w:rPr>
            <w:rFonts w:cs="Times New Roman"/>
            <w:bCs/>
            <w:color w:val="000000" w:themeColor="text1"/>
          </w:rPr>
          <w:delText xml:space="preserve"> </w:delText>
        </w:r>
      </w:del>
      <w:r w:rsidR="00862AE3" w:rsidRPr="00A6092D">
        <w:rPr>
          <w:rFonts w:cs="Times New Roman"/>
          <w:bCs/>
          <w:color w:val="000000" w:themeColor="text1"/>
        </w:rPr>
        <w:t>(</w:t>
      </w:r>
      <w:r w:rsidRPr="00A6092D">
        <w:rPr>
          <w:rFonts w:cs="Times New Roman"/>
          <w:bCs/>
          <w:color w:val="000000" w:themeColor="text1"/>
        </w:rPr>
        <w:t xml:space="preserve">Lortie and Cushman 2007 and Kleinhesselink et al. 2014). </w:t>
      </w:r>
      <w:del w:id="582" w:author="Andy Kleinhesselink" w:date="2019-03-15T17:31:00Z">
        <w:r w:rsidRPr="00A6092D" w:rsidDel="00084F01">
          <w:rPr>
            <w:rFonts w:cs="Times New Roman"/>
            <w:bCs/>
            <w:color w:val="000000" w:themeColor="text1"/>
          </w:rPr>
          <w:delText>We note also that plant density tends to increase towards the stressful end of the gradient as well (</w:delText>
        </w:r>
        <w:r w:rsidR="00A23B6A" w:rsidDel="00084F01">
          <w:rPr>
            <w:rFonts w:cs="Times New Roman"/>
            <w:bCs/>
            <w:color w:val="000000" w:themeColor="text1"/>
          </w:rPr>
          <w:delText xml:space="preserve">Fig. </w:delText>
        </w:r>
        <w:r w:rsidRPr="00A6092D" w:rsidDel="00084F01">
          <w:rPr>
            <w:rFonts w:cs="Times New Roman"/>
            <w:bCs/>
            <w:color w:val="000000" w:themeColor="text1"/>
          </w:rPr>
          <w:delText xml:space="preserve">2), but this increase in density actually reflects a decrease in plant size and height (Kleinhesselink et al. 2014). </w:delText>
        </w:r>
      </w:del>
      <w:r w:rsidRPr="00A6092D">
        <w:rPr>
          <w:rFonts w:cs="Times New Roman"/>
          <w:bCs/>
          <w:color w:val="000000" w:themeColor="text1"/>
        </w:rPr>
        <w:t xml:space="preserve">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del w:id="583" w:author="Andy Kleinhesselink" w:date="2019-03-11T17:48:00Z">
        <w:r w:rsidRPr="00A6092D" w:rsidDel="009F2CD7">
          <w:rPr>
            <w:rFonts w:cs="Times New Roman"/>
            <w:bCs/>
            <w:color w:val="000000" w:themeColor="text1"/>
          </w:rPr>
          <w:delText xml:space="preserve">could </w:delText>
        </w:r>
      </w:del>
      <w:ins w:id="584" w:author="Andy Kleinhesselink" w:date="2019-03-11T17:48:00Z">
        <w:r w:rsidR="009F2CD7">
          <w:rPr>
            <w:rFonts w:cs="Times New Roman"/>
            <w:bCs/>
            <w:color w:val="000000" w:themeColor="text1"/>
          </w:rPr>
          <w:t>are</w:t>
        </w:r>
        <w:r w:rsidR="009F2CD7" w:rsidRPr="00A6092D">
          <w:rPr>
            <w:rFonts w:cs="Times New Roman"/>
            <w:bCs/>
            <w:color w:val="000000" w:themeColor="text1"/>
          </w:rPr>
          <w:t xml:space="preserve"> </w:t>
        </w:r>
      </w:ins>
      <w:del w:id="585" w:author="Andy Kleinhesselink" w:date="2019-03-11T17:48:00Z">
        <w:r w:rsidRPr="00A6092D" w:rsidDel="009F2CD7">
          <w:rPr>
            <w:rFonts w:cs="Times New Roman"/>
            <w:bCs/>
            <w:color w:val="000000" w:themeColor="text1"/>
          </w:rPr>
          <w:lastRenderedPageBreak/>
          <w:delText xml:space="preserve">be </w:delText>
        </w:r>
      </w:del>
      <w:r w:rsidRPr="00A6092D">
        <w:rPr>
          <w:rFonts w:cs="Times New Roman"/>
          <w:bCs/>
          <w:color w:val="000000" w:themeColor="text1"/>
        </w:rPr>
        <w:t xml:space="preserve">limited from </w:t>
      </w:r>
      <w:del w:id="586" w:author="Andy Kleinhesselink" w:date="2019-03-11T17:48:00Z">
        <w:r w:rsidRPr="00A6092D" w:rsidDel="009F2CD7">
          <w:rPr>
            <w:rFonts w:cs="Times New Roman"/>
            <w:bCs/>
            <w:color w:val="000000" w:themeColor="text1"/>
          </w:rPr>
          <w:delText xml:space="preserve">particularly </w:delText>
        </w:r>
      </w:del>
      <w:r w:rsidRPr="00A6092D">
        <w:rPr>
          <w:rFonts w:cs="Times New Roman"/>
          <w:bCs/>
          <w:color w:val="000000" w:themeColor="text1"/>
        </w:rPr>
        <w:t>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del w:id="587" w:author="Andy Kleinhesselink" w:date="2019-03-16T10:03:00Z">
        <w:r w:rsidRPr="00A6092D" w:rsidDel="00472CA2">
          <w:rPr>
            <w:rFonts w:cs="Times New Roman"/>
            <w:bCs/>
            <w:color w:val="000000" w:themeColor="text1"/>
          </w:rPr>
          <w:delText xml:space="preserve">Our </w:delText>
        </w:r>
      </w:del>
      <w:del w:id="588" w:author="Andy Kleinhesselink" w:date="2019-03-16T09:59:00Z">
        <w:r w:rsidRPr="00A6092D" w:rsidDel="00472CA2">
          <w:rPr>
            <w:rFonts w:cs="Times New Roman"/>
            <w:bCs/>
            <w:color w:val="000000" w:themeColor="text1"/>
          </w:rPr>
          <w:delText xml:space="preserve">study </w:delText>
        </w:r>
      </w:del>
      <w:del w:id="589" w:author="Andy Kleinhesselink" w:date="2019-03-11T17:27:00Z">
        <w:r w:rsidRPr="00A6092D" w:rsidDel="001411D1">
          <w:rPr>
            <w:rFonts w:cs="Times New Roman"/>
            <w:bCs/>
            <w:color w:val="000000" w:themeColor="text1"/>
          </w:rPr>
          <w:delText>adds an extra component to this hypothesis, by s</w:delText>
        </w:r>
      </w:del>
      <w:del w:id="590" w:author="Andy Kleinhesselink" w:date="2019-03-16T10:03:00Z">
        <w:r w:rsidRPr="00A6092D" w:rsidDel="00472CA2">
          <w:rPr>
            <w:rFonts w:cs="Times New Roman"/>
            <w:bCs/>
            <w:color w:val="000000" w:themeColor="text1"/>
          </w:rPr>
          <w:delText>how</w:delText>
        </w:r>
      </w:del>
      <w:del w:id="591" w:author="Andy Kleinhesselink" w:date="2019-03-11T17:27:00Z">
        <w:r w:rsidRPr="00A6092D" w:rsidDel="001411D1">
          <w:rPr>
            <w:rFonts w:cs="Times New Roman"/>
            <w:bCs/>
            <w:color w:val="000000" w:themeColor="text1"/>
          </w:rPr>
          <w:delText>ing</w:delText>
        </w:r>
      </w:del>
      <w:del w:id="592" w:author="Andy Kleinhesselink" w:date="2019-03-16T10:03:00Z">
        <w:r w:rsidRPr="00A6092D" w:rsidDel="00472CA2">
          <w:rPr>
            <w:rFonts w:cs="Times New Roman"/>
            <w:bCs/>
            <w:color w:val="000000" w:themeColor="text1"/>
          </w:rPr>
          <w:delText xml:space="preserve"> that performance at high stress is not merely a balance of environmental effects and competition, but also reflects some facilitation of the exotic species by the native species</w:delText>
        </w:r>
        <w:r w:rsidR="006356FC" w:rsidRPr="00A6092D" w:rsidDel="00472CA2">
          <w:rPr>
            <w:rFonts w:cs="Times New Roman"/>
            <w:bCs/>
            <w:color w:val="000000" w:themeColor="text1"/>
          </w:rPr>
          <w:delText xml:space="preserve"> </w:delText>
        </w:r>
        <w:r w:rsidR="006356FC" w:rsidRPr="00A6092D" w:rsidDel="00472CA2">
          <w:rPr>
            <w:rFonts w:cs="Times New Roman"/>
            <w:bCs/>
            <w:color w:val="000000" w:themeColor="text1"/>
          </w:rPr>
          <w:fldChar w:fldCharType="begin"/>
        </w:r>
        <w:r w:rsidR="00D94D28" w:rsidRPr="00A6092D" w:rsidDel="00472CA2">
          <w:rPr>
            <w:rFonts w:cs="Times New Roman"/>
            <w:bCs/>
            <w:color w:val="000000" w:themeColor="text1"/>
          </w:rPr>
          <w:delInstrText xml:space="preserve"> ADDIN ZOTERO_ITEM CSL_CITATION {"citationID":"ft2qxWvn","properties":{"formattedCitation":"(Badano et al. 2007)","plainCitation":"(Badano et al. 2007)","noteIndex":0},"citationItems":[{"id":990,"uris":["http://zotero.org/users/688880/items/7XG2JQFT"],"uri":["http://zotero.org/users/688880/items/7XG2JQFT"],"itemData":{"id":990,"type":"article-journal","title":"Ecosystem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delInstrText>
        </w:r>
        <w:r w:rsidR="006356FC" w:rsidRPr="00A6092D" w:rsidDel="00472CA2">
          <w:rPr>
            <w:rFonts w:cs="Times New Roman"/>
            <w:bCs/>
            <w:color w:val="000000" w:themeColor="text1"/>
          </w:rPr>
          <w:fldChar w:fldCharType="separate"/>
        </w:r>
        <w:r w:rsidR="00D94D28" w:rsidRPr="00A6092D" w:rsidDel="00472CA2">
          <w:rPr>
            <w:rFonts w:cs="Times New Roman"/>
            <w:bCs/>
            <w:noProof/>
            <w:color w:val="000000" w:themeColor="text1"/>
          </w:rPr>
          <w:delText>(Badano et al. 2007)</w:delText>
        </w:r>
        <w:r w:rsidR="006356FC" w:rsidRPr="00A6092D" w:rsidDel="00472CA2">
          <w:rPr>
            <w:rFonts w:cs="Times New Roman"/>
            <w:bCs/>
            <w:color w:val="000000" w:themeColor="text1"/>
          </w:rPr>
          <w:fldChar w:fldCharType="end"/>
        </w:r>
        <w:r w:rsidRPr="00A6092D" w:rsidDel="00472CA2">
          <w:rPr>
            <w:rFonts w:cs="Times New Roman"/>
            <w:bCs/>
            <w:color w:val="000000" w:themeColor="text1"/>
          </w:rPr>
          <w:delText xml:space="preserve">—in this case </w:delText>
        </w:r>
        <w:r w:rsidR="00862AE3" w:rsidRPr="00A6092D" w:rsidDel="00472CA2">
          <w:rPr>
            <w:rFonts w:cs="Times New Roman"/>
            <w:bCs/>
            <w:color w:val="000000" w:themeColor="text1"/>
          </w:rPr>
          <w:delText>bryophytes</w:delText>
        </w:r>
        <w:r w:rsidRPr="00A6092D" w:rsidDel="00472CA2">
          <w:rPr>
            <w:rFonts w:cs="Times New Roman"/>
            <w:bCs/>
            <w:color w:val="000000" w:themeColor="text1"/>
          </w:rPr>
          <w:delText xml:space="preserve">. </w:delText>
        </w:r>
      </w:del>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3D7DB64A"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del w:id="593" w:author="Andy Kleinhesselink" w:date="2019-03-16T10:03:00Z">
        <w:r w:rsidRPr="00A6092D" w:rsidDel="00472CA2">
          <w:rPr>
            <w:rFonts w:cs="Times New Roman"/>
            <w:color w:val="000000" w:themeColor="text1"/>
          </w:rPr>
          <w:delText>control</w:delText>
        </w:r>
        <w:r w:rsidR="00B80D54" w:rsidRPr="00A6092D" w:rsidDel="00472CA2">
          <w:rPr>
            <w:rFonts w:cs="Times New Roman"/>
            <w:color w:val="000000" w:themeColor="text1"/>
          </w:rPr>
          <w:delText xml:space="preserve">ling </w:delText>
        </w:r>
      </w:del>
      <w:ins w:id="594" w:author="Andy Kleinhesselink" w:date="2019-03-16T10:04:00Z">
        <w:r w:rsidR="006B60B9">
          <w:rPr>
            <w:rFonts w:cs="Times New Roman"/>
            <w:color w:val="000000" w:themeColor="text1"/>
          </w:rPr>
          <w:t>determining</w:t>
        </w:r>
      </w:ins>
      <w:ins w:id="595" w:author="Andy Kleinhesselink" w:date="2019-03-16T10:03:00Z">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ins>
      <w:r w:rsidRPr="00A6092D">
        <w:rPr>
          <w:rFonts w:cs="Times New Roman"/>
          <w:color w:val="000000" w:themeColor="text1"/>
        </w:rPr>
        <w:t xml:space="preserve">exotic </w:t>
      </w:r>
      <w:ins w:id="596" w:author="Andy Kleinhesselink" w:date="2019-03-16T10:05:00Z">
        <w:r w:rsidR="006B60B9">
          <w:rPr>
            <w:rFonts w:cs="Times New Roman"/>
            <w:color w:val="000000" w:themeColor="text1"/>
          </w:rPr>
          <w:t xml:space="preserve">species </w:t>
        </w:r>
      </w:ins>
      <w:del w:id="597" w:author="Andy Kleinhesselink" w:date="2019-03-16T10:03:00Z">
        <w:r w:rsidRPr="00A6092D" w:rsidDel="00472CA2">
          <w:rPr>
            <w:rFonts w:cs="Times New Roman"/>
            <w:color w:val="000000" w:themeColor="text1"/>
          </w:rPr>
          <w:delText xml:space="preserve">species </w:delText>
        </w:r>
      </w:del>
      <w:ins w:id="598" w:author="Andy Kleinhesselink" w:date="2019-03-16T10:03:00Z">
        <w:r w:rsidR="00472CA2">
          <w:rPr>
            <w:rFonts w:cs="Times New Roman"/>
            <w:color w:val="000000" w:themeColor="text1"/>
          </w:rPr>
          <w:t>can</w:t>
        </w:r>
        <w:r w:rsidR="00472CA2" w:rsidRPr="00A6092D">
          <w:rPr>
            <w:rFonts w:cs="Times New Roman"/>
            <w:color w:val="000000" w:themeColor="text1"/>
          </w:rPr>
          <w:t xml:space="preserve"> </w:t>
        </w:r>
      </w:ins>
      <w:del w:id="599" w:author="Andy Kleinhesselink" w:date="2019-03-16T10:03:00Z">
        <w:r w:rsidRPr="00A6092D" w:rsidDel="00472CA2">
          <w:rPr>
            <w:rFonts w:cs="Times New Roman"/>
            <w:color w:val="000000" w:themeColor="text1"/>
          </w:rPr>
          <w:delText>invasion</w:delText>
        </w:r>
      </w:del>
      <w:ins w:id="600" w:author="Andy Kleinhesselink" w:date="2019-03-16T10:03:00Z">
        <w:r w:rsidR="00472CA2" w:rsidRPr="00A6092D">
          <w:rPr>
            <w:rFonts w:cs="Times New Roman"/>
            <w:color w:val="000000" w:themeColor="text1"/>
          </w:rPr>
          <w:t>inva</w:t>
        </w:r>
        <w:r w:rsidR="00472CA2">
          <w:rPr>
            <w:rFonts w:cs="Times New Roman"/>
            <w:color w:val="000000" w:themeColor="text1"/>
          </w:rPr>
          <w:t>de</w:t>
        </w:r>
      </w:ins>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w:t>
      </w:r>
      <w:del w:id="601" w:author="Andy Kleinhesselink" w:date="2019-03-16T10:09:00Z">
        <w:r w:rsidRPr="00A6092D" w:rsidDel="0053195A">
          <w:rPr>
            <w:rFonts w:cs="Times New Roman"/>
            <w:color w:val="000000" w:themeColor="text1"/>
          </w:rPr>
          <w:delText xml:space="preserve">this effect extends to </w:delText>
        </w:r>
      </w:del>
      <w:r w:rsidRPr="00A6092D">
        <w:rPr>
          <w:rFonts w:cs="Times New Roman"/>
          <w:color w:val="000000" w:themeColor="text1"/>
        </w:rPr>
        <w:t>native bryophytes</w:t>
      </w:r>
      <w:del w:id="602" w:author="Andy Kleinhesselink" w:date="2019-03-11T17:30:00Z">
        <w:r w:rsidRPr="00A6092D" w:rsidDel="005622D6">
          <w:rPr>
            <w:rFonts w:cs="Times New Roman"/>
            <w:color w:val="000000" w:themeColor="text1"/>
          </w:rPr>
          <w:delText xml:space="preserve"> and lichens</w:delText>
        </w:r>
      </w:del>
      <w:r w:rsidRPr="00A6092D">
        <w:rPr>
          <w:rFonts w:cs="Times New Roman"/>
          <w:color w:val="000000" w:themeColor="text1"/>
        </w:rPr>
        <w:t xml:space="preserve"> </w:t>
      </w:r>
      <w:ins w:id="603" w:author="Andy Kleinhesselink" w:date="2019-03-16T10:09:00Z">
        <w:r w:rsidR="0053195A">
          <w:rPr>
            <w:rFonts w:cs="Times New Roman"/>
            <w:color w:val="000000" w:themeColor="text1"/>
          </w:rPr>
          <w:t>can also influence the success of exotic vascular plants</w:t>
        </w:r>
      </w:ins>
      <w:del w:id="604" w:author="Andy Kleinhesselink" w:date="2019-03-16T10:09:00Z">
        <w:r w:rsidRPr="00A6092D" w:rsidDel="0053195A">
          <w:rPr>
            <w:rFonts w:cs="Times New Roman"/>
            <w:color w:val="000000" w:themeColor="text1"/>
          </w:rPr>
          <w:delText>of biological soil crusts</w:delText>
        </w:r>
      </w:del>
      <w:r w:rsidRPr="00A6092D">
        <w:rPr>
          <w:rFonts w:cs="Times New Roman"/>
          <w:color w:val="000000" w:themeColor="text1"/>
        </w:rPr>
        <w:t xml:space="preserve">.  Moreover, we found the effects of </w:t>
      </w:r>
      <w:del w:id="605" w:author="Andy Kleinhesselink" w:date="2019-03-11T17:31:00Z">
        <w:r w:rsidRPr="00A6092D" w:rsidDel="005622D6">
          <w:rPr>
            <w:rFonts w:cs="Times New Roman"/>
            <w:color w:val="000000" w:themeColor="text1"/>
          </w:rPr>
          <w:delText>these plants</w:delText>
        </w:r>
      </w:del>
      <w:ins w:id="606" w:author="Andy Kleinhesselink" w:date="2019-03-11T17:31:00Z">
        <w:r w:rsidR="005622D6">
          <w:rPr>
            <w:rFonts w:cs="Times New Roman"/>
            <w:color w:val="000000" w:themeColor="text1"/>
          </w:rPr>
          <w:t>bryophytes</w:t>
        </w:r>
      </w:ins>
      <w:r w:rsidRPr="00A6092D">
        <w:rPr>
          <w:rFonts w:cs="Times New Roman"/>
          <w:color w:val="000000" w:themeColor="text1"/>
        </w:rPr>
        <w:t xml:space="preserve"> on exotic annual grass establishment depended on environmental context and the vital rate being measured. </w:t>
      </w:r>
      <w:del w:id="607" w:author="Andy Kleinhesselink" w:date="2019-03-16T10:10:00Z">
        <w:r w:rsidRPr="00A6092D" w:rsidDel="0027520E">
          <w:rPr>
            <w:rFonts w:cs="Times New Roman"/>
            <w:color w:val="000000" w:themeColor="text1"/>
          </w:rPr>
          <w:delText xml:space="preserve">Our results support the SGH for </w:delText>
        </w:r>
        <w:r w:rsidR="00AF68FE" w:rsidRPr="00A6092D" w:rsidDel="0027520E">
          <w:rPr>
            <w:rFonts w:cs="Times New Roman"/>
            <w:color w:val="000000" w:themeColor="text1"/>
          </w:rPr>
          <w:delText>one</w:delText>
        </w:r>
        <w:r w:rsidRPr="00A6092D" w:rsidDel="0027520E">
          <w:rPr>
            <w:rFonts w:cs="Times New Roman"/>
            <w:color w:val="000000" w:themeColor="text1"/>
          </w:rPr>
          <w:delText xml:space="preserve"> exotic</w:delText>
        </w:r>
        <w:r w:rsidR="00AF68FE" w:rsidRPr="00A6092D" w:rsidDel="0027520E">
          <w:rPr>
            <w:rFonts w:cs="Times New Roman"/>
            <w:color w:val="000000" w:themeColor="text1"/>
          </w:rPr>
          <w:delText xml:space="preserve"> </w:delText>
        </w:r>
        <w:r w:rsidRPr="00A6092D" w:rsidDel="0027520E">
          <w:rPr>
            <w:rFonts w:cs="Times New Roman"/>
            <w:color w:val="000000" w:themeColor="text1"/>
          </w:rPr>
          <w:delText>grass</w:delText>
        </w:r>
        <w:r w:rsidR="00AF68FE" w:rsidRPr="00A6092D" w:rsidDel="0027520E">
          <w:rPr>
            <w:rFonts w:cs="Times New Roman"/>
            <w:color w:val="000000" w:themeColor="text1"/>
          </w:rPr>
          <w:delText xml:space="preserve">, but not for the other species. </w:delText>
        </w:r>
      </w:del>
      <w:ins w:id="608" w:author="Andy Kleinhesselink" w:date="2019-03-11T17:29:00Z">
        <w:r w:rsidR="005622D6">
          <w:rPr>
            <w:rFonts w:cs="Times New Roman"/>
            <w:color w:val="000000" w:themeColor="text1"/>
          </w:rPr>
          <w:t xml:space="preserve">We find evidence that bryophytes can </w:t>
        </w:r>
      </w:ins>
      <w:ins w:id="609" w:author="Andy Kleinhesselink" w:date="2019-03-11T17:30:00Z">
        <w:r w:rsidR="005622D6">
          <w:rPr>
            <w:rFonts w:cs="Times New Roman"/>
            <w:color w:val="000000" w:themeColor="text1"/>
          </w:rPr>
          <w:t xml:space="preserve">either compete with or facilitate exotic </w:t>
        </w:r>
      </w:ins>
      <w:del w:id="610" w:author="Andy Kleinhesselink" w:date="2019-03-11T17:29:00Z">
        <w:r w:rsidRPr="00A6092D" w:rsidDel="005622D6">
          <w:rPr>
            <w:rFonts w:cs="Times New Roman"/>
            <w:color w:val="000000" w:themeColor="text1"/>
          </w:rPr>
          <w:delText xml:space="preserve">Bryophytes and biological soil crusts may play an important role in </w:delText>
        </w:r>
      </w:del>
      <w:r w:rsidRPr="00A6092D">
        <w:rPr>
          <w:rFonts w:cs="Times New Roman"/>
          <w:color w:val="000000" w:themeColor="text1"/>
        </w:rPr>
        <w:t>vascular plant</w:t>
      </w:r>
      <w:ins w:id="611" w:author="Andy Kleinhesselink" w:date="2019-03-11T17:30:00Z">
        <w:r w:rsidR="005622D6">
          <w:rPr>
            <w:rFonts w:cs="Times New Roman"/>
            <w:color w:val="000000" w:themeColor="text1"/>
          </w:rPr>
          <w:t>s</w:t>
        </w:r>
      </w:ins>
      <w:r w:rsidRPr="00A6092D">
        <w:rPr>
          <w:rFonts w:cs="Times New Roman"/>
          <w:color w:val="000000" w:themeColor="text1"/>
        </w:rPr>
        <w:t xml:space="preserve"> </w:t>
      </w:r>
      <w:del w:id="612" w:author="Andy Kleinhesselink" w:date="2019-03-11T17:30:00Z">
        <w:r w:rsidR="0008266A" w:rsidRPr="00A6092D" w:rsidDel="005622D6">
          <w:rPr>
            <w:rFonts w:cs="Times New Roman"/>
            <w:color w:val="000000" w:themeColor="text1"/>
          </w:rPr>
          <w:delText>inva</w:delText>
        </w:r>
        <w:r w:rsidR="0008266A" w:rsidDel="005622D6">
          <w:rPr>
            <w:rFonts w:cs="Times New Roman"/>
            <w:color w:val="000000" w:themeColor="text1"/>
          </w:rPr>
          <w:delText>sion in</w:delText>
        </w:r>
        <w:r w:rsidR="0008266A" w:rsidRPr="00A6092D" w:rsidDel="005622D6">
          <w:rPr>
            <w:rFonts w:cs="Times New Roman"/>
            <w:color w:val="000000" w:themeColor="text1"/>
          </w:rPr>
          <w:delText xml:space="preserve"> </w:delText>
        </w:r>
        <w:r w:rsidRPr="00A6092D" w:rsidDel="005622D6">
          <w:rPr>
            <w:rFonts w:cs="Times New Roman"/>
            <w:color w:val="000000" w:themeColor="text1"/>
          </w:rPr>
          <w:delText>stressful environments</w:delText>
        </w:r>
      </w:del>
      <w:ins w:id="613" w:author="Andy Kleinhesselink" w:date="2019-03-11T17:31:00Z">
        <w:r w:rsidR="005622D6">
          <w:rPr>
            <w:rFonts w:cs="Times New Roman"/>
            <w:color w:val="000000" w:themeColor="text1"/>
          </w:rPr>
          <w:t>and suggests that the</w:t>
        </w:r>
      </w:ins>
      <w:del w:id="614" w:author="Andy Kleinhesselink" w:date="2019-03-11T17:30:00Z">
        <w:r w:rsidRPr="00A6092D" w:rsidDel="005622D6">
          <w:rPr>
            <w:rFonts w:cs="Times New Roman"/>
            <w:color w:val="000000" w:themeColor="text1"/>
          </w:rPr>
          <w:delText xml:space="preserve"> </w:delText>
        </w:r>
      </w:del>
      <w:del w:id="615" w:author="Andy Kleinhesselink" w:date="2019-03-11T17:31:00Z">
        <w:r w:rsidRPr="00A6092D" w:rsidDel="005622D6">
          <w:rPr>
            <w:rFonts w:cs="Times New Roman"/>
            <w:color w:val="000000" w:themeColor="text1"/>
          </w:rPr>
          <w:delText>and the</w:delText>
        </w:r>
        <w:r w:rsidR="00C72B1E" w:rsidRPr="00A6092D" w:rsidDel="005622D6">
          <w:rPr>
            <w:rFonts w:cs="Times New Roman"/>
            <w:color w:val="000000" w:themeColor="text1"/>
          </w:rPr>
          <w:delText>ir</w:delText>
        </w:r>
      </w:del>
      <w:r w:rsidRPr="00A6092D">
        <w:rPr>
          <w:rFonts w:cs="Times New Roman"/>
          <w:color w:val="000000" w:themeColor="text1"/>
        </w:rPr>
        <w:t xml:space="preserve"> </w:t>
      </w:r>
      <w:ins w:id="616" w:author="Andy Kleinhesselink" w:date="2019-03-11T17:31:00Z">
        <w:r w:rsidR="005622D6">
          <w:rPr>
            <w:rFonts w:cs="Times New Roman"/>
            <w:color w:val="000000" w:themeColor="text1"/>
          </w:rPr>
          <w:t xml:space="preserve">role of native bryophytes </w:t>
        </w:r>
      </w:ins>
      <w:del w:id="617" w:author="Andy Kleinhesselink" w:date="2019-03-11T17:31:00Z">
        <w:r w:rsidRPr="00A6092D" w:rsidDel="005622D6">
          <w:rPr>
            <w:rFonts w:cs="Times New Roman"/>
            <w:color w:val="000000" w:themeColor="text1"/>
          </w:rPr>
          <w:delText>effects</w:delText>
        </w:r>
        <w:r w:rsidR="00C72B1E" w:rsidRPr="00A6092D" w:rsidDel="005622D6">
          <w:rPr>
            <w:rFonts w:cs="Times New Roman"/>
            <w:color w:val="000000" w:themeColor="text1"/>
          </w:rPr>
          <w:delText xml:space="preserve"> </w:delText>
        </w:r>
      </w:del>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Magnoli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77777777" w:rsidR="009E0CF0" w:rsidRPr="009E0CF0" w:rsidRDefault="000F55B1" w:rsidP="009E0CF0">
      <w:pPr>
        <w:pStyle w:val="Bibliography"/>
        <w:rPr>
          <w:ins w:id="618" w:author="Andy Kleinhesselink" w:date="2019-03-17T14:33:00Z"/>
          <w:rFonts w:cs="Times New Roman"/>
        </w:rPr>
        <w:pPrChange w:id="619" w:author="Andy Kleinhesselink" w:date="2019-03-17T14:33:00Z">
          <w:pPr>
            <w:widowControl w:val="0"/>
            <w:autoSpaceDE w:val="0"/>
            <w:autoSpaceDN w:val="0"/>
            <w:adjustRightInd w:val="0"/>
          </w:pPr>
        </w:pPrChange>
      </w:pPr>
      <w:r w:rsidRPr="00A6092D">
        <w:fldChar w:fldCharType="begin"/>
      </w:r>
      <w:ins w:id="620" w:author="Andy Kleinhesselink" w:date="2019-03-17T14:33:00Z">
        <w:r w:rsidR="009E0CF0">
          <w:instrText xml:space="preserve"> ADDIN ZOTERO_BIBL {"uncited":[],"omitted":[],"custom":[]} CSL_BIBLIOGRAPHY </w:instrText>
        </w:r>
      </w:ins>
      <w:del w:id="621" w:author="Andy Kleinhesselink" w:date="2019-03-17T14:33:00Z">
        <w:r w:rsidR="0050468F" w:rsidDel="009E0CF0">
          <w:delInstrText xml:space="preserve"> ADDIN ZOTERO_BIBL {"uncited":[],"omitted":[],"custom":[]} CSL_BIBLIOGRAPHY </w:delInstrText>
        </w:r>
      </w:del>
      <w:r w:rsidRPr="00A6092D">
        <w:fldChar w:fldCharType="separate"/>
      </w:r>
      <w:ins w:id="622" w:author="Andy Kleinhesselink" w:date="2019-03-17T14:33:00Z">
        <w:r w:rsidR="009E0CF0" w:rsidRPr="009E0CF0">
          <w:rPr>
            <w:rFonts w:cs="Times New Roman"/>
          </w:rPr>
          <w:t>Badano, E. I., E. Villarroel, R. O. Bustamante, P. A. Marquet, and L. A. Cavieres. 2007. Ecosystem engineering facilitates invasions by exotic plants in high-Andean ecosystems. Journal of Ecology 95:682–688.</w:t>
        </w:r>
      </w:ins>
    </w:p>
    <w:p w14:paraId="006A9518" w14:textId="77777777" w:rsidR="009E0CF0" w:rsidRPr="009E0CF0" w:rsidRDefault="009E0CF0" w:rsidP="009E0CF0">
      <w:pPr>
        <w:pStyle w:val="Bibliography"/>
        <w:rPr>
          <w:ins w:id="623" w:author="Andy Kleinhesselink" w:date="2019-03-17T14:33:00Z"/>
          <w:rFonts w:cs="Times New Roman"/>
        </w:rPr>
        <w:pPrChange w:id="624" w:author="Andy Kleinhesselink" w:date="2019-03-17T14:33:00Z">
          <w:pPr>
            <w:widowControl w:val="0"/>
            <w:autoSpaceDE w:val="0"/>
            <w:autoSpaceDN w:val="0"/>
            <w:adjustRightInd w:val="0"/>
          </w:pPr>
        </w:pPrChange>
      </w:pPr>
      <w:ins w:id="625" w:author="Andy Kleinhesselink" w:date="2019-03-17T14:33:00Z">
        <w:r w:rsidRPr="009E0CF0">
          <w:rPr>
            <w:rFonts w:cs="Times New Roman"/>
          </w:rPr>
          <w:t>Barbour, M. G., C. RB, D. FR, and G. MT. 1973. Coastal ecology: Bodega Head. University of California Press, Berkeley.</w:t>
        </w:r>
      </w:ins>
    </w:p>
    <w:p w14:paraId="13E67391" w14:textId="77777777" w:rsidR="009E0CF0" w:rsidRPr="009E0CF0" w:rsidRDefault="009E0CF0" w:rsidP="009E0CF0">
      <w:pPr>
        <w:pStyle w:val="Bibliography"/>
        <w:rPr>
          <w:ins w:id="626" w:author="Andy Kleinhesselink" w:date="2019-03-17T14:33:00Z"/>
          <w:rFonts w:cs="Times New Roman"/>
        </w:rPr>
        <w:pPrChange w:id="627" w:author="Andy Kleinhesselink" w:date="2019-03-17T14:33:00Z">
          <w:pPr>
            <w:widowControl w:val="0"/>
            <w:autoSpaceDE w:val="0"/>
            <w:autoSpaceDN w:val="0"/>
            <w:adjustRightInd w:val="0"/>
          </w:pPr>
        </w:pPrChange>
      </w:pPr>
      <w:ins w:id="628" w:author="Andy Kleinhesselink" w:date="2019-03-17T14:33:00Z">
        <w:r w:rsidRPr="009E0CF0">
          <w:rPr>
            <w:rFonts w:cs="Times New Roman"/>
          </w:rPr>
          <w:t>Bates, D., M. Mächler, B. Bolker, and S. Walker. 2015. Fitting Linear Mixed-Effects Models Using lme4. Journal of Statistical Software 67:1–48.</w:t>
        </w:r>
      </w:ins>
    </w:p>
    <w:p w14:paraId="0AEC3DD9" w14:textId="77777777" w:rsidR="009E0CF0" w:rsidRPr="009E0CF0" w:rsidRDefault="009E0CF0" w:rsidP="009E0CF0">
      <w:pPr>
        <w:pStyle w:val="Bibliography"/>
        <w:rPr>
          <w:ins w:id="629" w:author="Andy Kleinhesselink" w:date="2019-03-17T14:33:00Z"/>
          <w:rFonts w:cs="Times New Roman"/>
        </w:rPr>
        <w:pPrChange w:id="630" w:author="Andy Kleinhesselink" w:date="2019-03-17T14:33:00Z">
          <w:pPr>
            <w:widowControl w:val="0"/>
            <w:autoSpaceDE w:val="0"/>
            <w:autoSpaceDN w:val="0"/>
            <w:adjustRightInd w:val="0"/>
          </w:pPr>
        </w:pPrChange>
      </w:pPr>
      <w:ins w:id="631" w:author="Andy Kleinhesselink" w:date="2019-03-17T14:33:00Z">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ins>
    </w:p>
    <w:p w14:paraId="240D6757" w14:textId="77777777" w:rsidR="009E0CF0" w:rsidRPr="009E0CF0" w:rsidRDefault="009E0CF0" w:rsidP="009E0CF0">
      <w:pPr>
        <w:pStyle w:val="Bibliography"/>
        <w:rPr>
          <w:ins w:id="632" w:author="Andy Kleinhesselink" w:date="2019-03-17T14:33:00Z"/>
          <w:rFonts w:cs="Times New Roman"/>
        </w:rPr>
        <w:pPrChange w:id="633" w:author="Andy Kleinhesselink" w:date="2019-03-17T14:33:00Z">
          <w:pPr>
            <w:widowControl w:val="0"/>
            <w:autoSpaceDE w:val="0"/>
            <w:autoSpaceDN w:val="0"/>
            <w:adjustRightInd w:val="0"/>
          </w:pPr>
        </w:pPrChange>
      </w:pPr>
      <w:ins w:id="634" w:author="Andy Kleinhesselink" w:date="2019-03-17T14:33:00Z">
        <w:r w:rsidRPr="009E0CF0">
          <w:rPr>
            <w:rFonts w:cs="Times New Roman"/>
          </w:rPr>
          <w:t>Bertness, M. D., and R. Callaway. 1994. Positive interactions in communities. Trends in Ecology &amp; Evolution 9:191–193.</w:t>
        </w:r>
      </w:ins>
    </w:p>
    <w:p w14:paraId="31424AF6" w14:textId="77777777" w:rsidR="009E0CF0" w:rsidRPr="009E0CF0" w:rsidRDefault="009E0CF0" w:rsidP="009E0CF0">
      <w:pPr>
        <w:pStyle w:val="Bibliography"/>
        <w:rPr>
          <w:ins w:id="635" w:author="Andy Kleinhesselink" w:date="2019-03-17T14:33:00Z"/>
          <w:rFonts w:cs="Times New Roman"/>
        </w:rPr>
        <w:pPrChange w:id="636" w:author="Andy Kleinhesselink" w:date="2019-03-17T14:33:00Z">
          <w:pPr>
            <w:widowControl w:val="0"/>
            <w:autoSpaceDE w:val="0"/>
            <w:autoSpaceDN w:val="0"/>
            <w:adjustRightInd w:val="0"/>
          </w:pPr>
        </w:pPrChange>
      </w:pPr>
      <w:ins w:id="637" w:author="Andy Kleinhesselink" w:date="2019-03-17T14:33:00Z">
        <w:r w:rsidRPr="009E0CF0">
          <w:rPr>
            <w:rFonts w:cs="Times New Roman"/>
          </w:rPr>
          <w:t>Bowker, M. A. 2007. Biological soil crust rehabilitation in theory and practice: An underexploited opportunity. Restoration Ecology 15:13–23.</w:t>
        </w:r>
      </w:ins>
    </w:p>
    <w:p w14:paraId="57429319" w14:textId="77777777" w:rsidR="009E0CF0" w:rsidRPr="009E0CF0" w:rsidRDefault="009E0CF0" w:rsidP="009E0CF0">
      <w:pPr>
        <w:pStyle w:val="Bibliography"/>
        <w:rPr>
          <w:ins w:id="638" w:author="Andy Kleinhesselink" w:date="2019-03-17T14:33:00Z"/>
          <w:rFonts w:cs="Times New Roman"/>
        </w:rPr>
        <w:pPrChange w:id="639" w:author="Andy Kleinhesselink" w:date="2019-03-17T14:33:00Z">
          <w:pPr>
            <w:widowControl w:val="0"/>
            <w:autoSpaceDE w:val="0"/>
            <w:autoSpaceDN w:val="0"/>
            <w:adjustRightInd w:val="0"/>
          </w:pPr>
        </w:pPrChange>
      </w:pPr>
      <w:ins w:id="640" w:author="Andy Kleinhesselink" w:date="2019-03-17T14:33:00Z">
        <w:r w:rsidRPr="009E0CF0">
          <w:rPr>
            <w:rFonts w:cs="Times New Roman"/>
          </w:rPr>
          <w:t>Bruno, J. F., J. J. Stachowicz, and M. D. Bertness. 2003. Inclusion of facilitation into ecological theory. Trends in Ecology &amp; Evolution 18:119–125.</w:t>
        </w:r>
      </w:ins>
    </w:p>
    <w:p w14:paraId="30121278" w14:textId="77777777" w:rsidR="009E0CF0" w:rsidRPr="009E0CF0" w:rsidRDefault="009E0CF0" w:rsidP="009E0CF0">
      <w:pPr>
        <w:pStyle w:val="Bibliography"/>
        <w:rPr>
          <w:ins w:id="641" w:author="Andy Kleinhesselink" w:date="2019-03-17T14:33:00Z"/>
          <w:rFonts w:cs="Times New Roman"/>
        </w:rPr>
        <w:pPrChange w:id="642" w:author="Andy Kleinhesselink" w:date="2019-03-17T14:33:00Z">
          <w:pPr>
            <w:widowControl w:val="0"/>
            <w:autoSpaceDE w:val="0"/>
            <w:autoSpaceDN w:val="0"/>
            <w:adjustRightInd w:val="0"/>
          </w:pPr>
        </w:pPrChange>
      </w:pPr>
      <w:ins w:id="643" w:author="Andy Kleinhesselink" w:date="2019-03-17T14:33:00Z">
        <w:r w:rsidRPr="009E0CF0">
          <w:rPr>
            <w:rFonts w:cs="Times New Roman"/>
          </w:rPr>
          <w:t>Chiquoine, L. P., S. R. Abella, and M. A. Bowker. 2016. Rapidly restoring biological soil crusts and ecosystem functions in a severely disturbed desert ecosystem. Ecological Applications 26:1260–1272.</w:t>
        </w:r>
      </w:ins>
    </w:p>
    <w:p w14:paraId="405B4270" w14:textId="77777777" w:rsidR="009E0CF0" w:rsidRPr="009E0CF0" w:rsidRDefault="009E0CF0" w:rsidP="009E0CF0">
      <w:pPr>
        <w:pStyle w:val="Bibliography"/>
        <w:rPr>
          <w:ins w:id="644" w:author="Andy Kleinhesselink" w:date="2019-03-17T14:33:00Z"/>
          <w:rFonts w:cs="Times New Roman"/>
        </w:rPr>
        <w:pPrChange w:id="645" w:author="Andy Kleinhesselink" w:date="2019-03-17T14:33:00Z">
          <w:pPr>
            <w:widowControl w:val="0"/>
            <w:autoSpaceDE w:val="0"/>
            <w:autoSpaceDN w:val="0"/>
            <w:adjustRightInd w:val="0"/>
          </w:pPr>
        </w:pPrChange>
      </w:pPr>
      <w:ins w:id="646" w:author="Andy Kleinhesselink" w:date="2019-03-17T14:33:00Z">
        <w:r w:rsidRPr="009E0CF0">
          <w:rPr>
            <w:rFonts w:cs="Times New Roman"/>
          </w:rPr>
          <w:lastRenderedPageBreak/>
          <w:t>Cushman, J. H., C. J. Lortie, and C. E. Christian. 2011. Native herbivores and plant facilitation mediate the performance and distribution of an invasive exotic grass. Journal of Ecology 99:524–531.</w:t>
        </w:r>
      </w:ins>
    </w:p>
    <w:p w14:paraId="0810890D" w14:textId="77777777" w:rsidR="009E0CF0" w:rsidRPr="009E0CF0" w:rsidRDefault="009E0CF0" w:rsidP="009E0CF0">
      <w:pPr>
        <w:pStyle w:val="Bibliography"/>
        <w:rPr>
          <w:ins w:id="647" w:author="Andy Kleinhesselink" w:date="2019-03-17T14:33:00Z"/>
          <w:rFonts w:cs="Times New Roman"/>
        </w:rPr>
        <w:pPrChange w:id="648" w:author="Andy Kleinhesselink" w:date="2019-03-17T14:33:00Z">
          <w:pPr>
            <w:widowControl w:val="0"/>
            <w:autoSpaceDE w:val="0"/>
            <w:autoSpaceDN w:val="0"/>
            <w:adjustRightInd w:val="0"/>
          </w:pPr>
        </w:pPrChange>
      </w:pPr>
      <w:ins w:id="649" w:author="Andy Kleinhesselink" w:date="2019-03-17T14:33:00Z">
        <w:r w:rsidRPr="009E0CF0">
          <w:rPr>
            <w:rFonts w:cs="Times New Roman"/>
          </w:rPr>
          <w:t>Cushman, J. H., J. C. Waller, and D. R. Hoak. 2010. Shrubs as ecosystem engineers in a coastal dune: influences on plant populations, communities and ecosystems. Journal of Vegetation Science 21:821–831.</w:t>
        </w:r>
      </w:ins>
    </w:p>
    <w:p w14:paraId="7D665A56" w14:textId="77777777" w:rsidR="009E0CF0" w:rsidRPr="009E0CF0" w:rsidRDefault="009E0CF0" w:rsidP="009E0CF0">
      <w:pPr>
        <w:pStyle w:val="Bibliography"/>
        <w:rPr>
          <w:ins w:id="650" w:author="Andy Kleinhesselink" w:date="2019-03-17T14:33:00Z"/>
          <w:rFonts w:cs="Times New Roman"/>
        </w:rPr>
        <w:pPrChange w:id="651" w:author="Andy Kleinhesselink" w:date="2019-03-17T14:33:00Z">
          <w:pPr>
            <w:widowControl w:val="0"/>
            <w:autoSpaceDE w:val="0"/>
            <w:autoSpaceDN w:val="0"/>
            <w:adjustRightInd w:val="0"/>
          </w:pPr>
        </w:pPrChange>
      </w:pPr>
      <w:ins w:id="652" w:author="Andy Kleinhesselink" w:date="2019-03-17T14:33:00Z">
        <w:r w:rsidRPr="009E0CF0">
          <w:rPr>
            <w:rFonts w:cs="Times New Roman"/>
          </w:rPr>
          <w:t>Danin, A., S. Rae, M. Barbour, N. Jurjavcic, P. Connors, and E. Uhlinger. 1998. Early primary succession on dunes at Bodega Head, California. Madroño 45:101–109.</w:t>
        </w:r>
      </w:ins>
    </w:p>
    <w:p w14:paraId="5AA4924C" w14:textId="77777777" w:rsidR="009E0CF0" w:rsidRPr="009E0CF0" w:rsidRDefault="009E0CF0" w:rsidP="009E0CF0">
      <w:pPr>
        <w:pStyle w:val="Bibliography"/>
        <w:rPr>
          <w:ins w:id="653" w:author="Andy Kleinhesselink" w:date="2019-03-17T14:33:00Z"/>
          <w:rFonts w:cs="Times New Roman"/>
        </w:rPr>
        <w:pPrChange w:id="654" w:author="Andy Kleinhesselink" w:date="2019-03-17T14:33:00Z">
          <w:pPr>
            <w:widowControl w:val="0"/>
            <w:autoSpaceDE w:val="0"/>
            <w:autoSpaceDN w:val="0"/>
            <w:adjustRightInd w:val="0"/>
          </w:pPr>
        </w:pPrChange>
      </w:pPr>
      <w:ins w:id="655" w:author="Andy Kleinhesselink" w:date="2019-03-17T14:33:00Z">
        <w:r w:rsidRPr="009E0CF0">
          <w:rPr>
            <w:rFonts w:cs="Times New Roman"/>
          </w:rPr>
          <w:t>Deines, L., R. Rosentreter, D. J. Eldridge, and M. D. Serpe. 2007. Germination and seedling establishment of two annual grasses on lichen-dominated biological soil crusts. Plant and Soil 295:23–35.</w:t>
        </w:r>
      </w:ins>
    </w:p>
    <w:p w14:paraId="768D4D97" w14:textId="77777777" w:rsidR="009E0CF0" w:rsidRPr="009E0CF0" w:rsidRDefault="009E0CF0" w:rsidP="009E0CF0">
      <w:pPr>
        <w:pStyle w:val="Bibliography"/>
        <w:rPr>
          <w:ins w:id="656" w:author="Andy Kleinhesselink" w:date="2019-03-17T14:33:00Z"/>
          <w:rFonts w:cs="Times New Roman"/>
        </w:rPr>
        <w:pPrChange w:id="657" w:author="Andy Kleinhesselink" w:date="2019-03-17T14:33:00Z">
          <w:pPr>
            <w:widowControl w:val="0"/>
            <w:autoSpaceDE w:val="0"/>
            <w:autoSpaceDN w:val="0"/>
            <w:adjustRightInd w:val="0"/>
          </w:pPr>
        </w:pPrChange>
      </w:pPr>
      <w:ins w:id="658" w:author="Andy Kleinhesselink" w:date="2019-03-17T14:33:00Z">
        <w:r w:rsidRPr="009E0CF0">
          <w:rPr>
            <w:rFonts w:cs="Times New Roman"/>
          </w:rPr>
          <w:t>Drake, P., H. Grimshaw-Surette, A. Heim, and J. Lundholm. 2018. Mosses inhibit germination of vascular plants on an extensive green roof. Ecological Engineering 117:111–114.</w:t>
        </w:r>
      </w:ins>
    </w:p>
    <w:p w14:paraId="25E68DD9" w14:textId="77777777" w:rsidR="009E0CF0" w:rsidRPr="009E0CF0" w:rsidRDefault="009E0CF0" w:rsidP="009E0CF0">
      <w:pPr>
        <w:pStyle w:val="Bibliography"/>
        <w:rPr>
          <w:ins w:id="659" w:author="Andy Kleinhesselink" w:date="2019-03-17T14:33:00Z"/>
          <w:rFonts w:cs="Times New Roman"/>
        </w:rPr>
        <w:pPrChange w:id="660" w:author="Andy Kleinhesselink" w:date="2019-03-17T14:33:00Z">
          <w:pPr>
            <w:widowControl w:val="0"/>
            <w:autoSpaceDE w:val="0"/>
            <w:autoSpaceDN w:val="0"/>
            <w:adjustRightInd w:val="0"/>
          </w:pPr>
        </w:pPrChange>
      </w:pPr>
      <w:ins w:id="661" w:author="Andy Kleinhesselink" w:date="2019-03-17T14:33:00Z">
        <w:r w:rsidRPr="009E0CF0">
          <w:rPr>
            <w:rFonts w:cs="Times New Roman"/>
          </w:rPr>
          <w:t>Ferrenberg, S., A. M. Faist, A. J. Howell, and S. C. Reed. 2018. Biocrusts enhance soil fertility and Bromus tectorum growth, and interact with warming to influence germination. Plant and Soil 429:7790.</w:t>
        </w:r>
      </w:ins>
    </w:p>
    <w:p w14:paraId="18DC7834" w14:textId="77777777" w:rsidR="009E0CF0" w:rsidRPr="009E0CF0" w:rsidRDefault="009E0CF0" w:rsidP="009E0CF0">
      <w:pPr>
        <w:pStyle w:val="Bibliography"/>
        <w:rPr>
          <w:ins w:id="662" w:author="Andy Kleinhesselink" w:date="2019-03-17T14:33:00Z"/>
          <w:rFonts w:cs="Times New Roman"/>
        </w:rPr>
        <w:pPrChange w:id="663" w:author="Andy Kleinhesselink" w:date="2019-03-17T14:33:00Z">
          <w:pPr>
            <w:widowControl w:val="0"/>
            <w:autoSpaceDE w:val="0"/>
            <w:autoSpaceDN w:val="0"/>
            <w:adjustRightInd w:val="0"/>
          </w:pPr>
        </w:pPrChange>
      </w:pPr>
      <w:ins w:id="664" w:author="Andy Kleinhesselink" w:date="2019-03-17T14:33:00Z">
        <w:r w:rsidRPr="009E0CF0">
          <w:rPr>
            <w:rFonts w:cs="Times New Roman"/>
          </w:rPr>
          <w:t>Griffith, A. B. 2010. Positive effects of native shrubs on Bromus tectorum demography. Ecology 91:141–154.</w:t>
        </w:r>
      </w:ins>
    </w:p>
    <w:p w14:paraId="5CFC2979" w14:textId="77777777" w:rsidR="009E0CF0" w:rsidRPr="009E0CF0" w:rsidRDefault="009E0CF0" w:rsidP="009E0CF0">
      <w:pPr>
        <w:pStyle w:val="Bibliography"/>
        <w:rPr>
          <w:ins w:id="665" w:author="Andy Kleinhesselink" w:date="2019-03-17T14:33:00Z"/>
          <w:rFonts w:cs="Times New Roman"/>
        </w:rPr>
        <w:pPrChange w:id="666" w:author="Andy Kleinhesselink" w:date="2019-03-17T14:33:00Z">
          <w:pPr>
            <w:widowControl w:val="0"/>
            <w:autoSpaceDE w:val="0"/>
            <w:autoSpaceDN w:val="0"/>
            <w:adjustRightInd w:val="0"/>
          </w:pPr>
        </w:pPrChange>
      </w:pPr>
      <w:ins w:id="667" w:author="Andy Kleinhesselink" w:date="2019-03-17T14:33:00Z">
        <w:r w:rsidRPr="009E0CF0">
          <w:rPr>
            <w:rFonts w:cs="Times New Roman"/>
          </w:rPr>
          <w:t>Harrison, S. 1999. Native and alien species diversity at the local and regional scales in a grazed California grassland. Oecologia 121:99–106.</w:t>
        </w:r>
      </w:ins>
    </w:p>
    <w:p w14:paraId="50CFE4D7" w14:textId="77777777" w:rsidR="009E0CF0" w:rsidRPr="009E0CF0" w:rsidRDefault="009E0CF0" w:rsidP="009E0CF0">
      <w:pPr>
        <w:pStyle w:val="Bibliography"/>
        <w:rPr>
          <w:ins w:id="668" w:author="Andy Kleinhesselink" w:date="2019-03-17T14:33:00Z"/>
          <w:rFonts w:cs="Times New Roman"/>
        </w:rPr>
        <w:pPrChange w:id="669" w:author="Andy Kleinhesselink" w:date="2019-03-17T14:33:00Z">
          <w:pPr>
            <w:widowControl w:val="0"/>
            <w:autoSpaceDE w:val="0"/>
            <w:autoSpaceDN w:val="0"/>
            <w:adjustRightInd w:val="0"/>
          </w:pPr>
        </w:pPrChange>
      </w:pPr>
      <w:ins w:id="670" w:author="Andy Kleinhesselink" w:date="2019-03-17T14:33:00Z">
        <w:r w:rsidRPr="009E0CF0">
          <w:rPr>
            <w:rFonts w:cs="Times New Roman"/>
          </w:rPr>
          <w:lastRenderedPageBreak/>
          <w:t>Hernandez, R. R., and D. R. Sandquist. 2011. Disturbance of biological soil crust increases emergence of exotic vascular plants in California sage scrub. Plant Ecology 212:1709.</w:t>
        </w:r>
      </w:ins>
    </w:p>
    <w:p w14:paraId="528AFCCC" w14:textId="77777777" w:rsidR="009E0CF0" w:rsidRPr="009E0CF0" w:rsidRDefault="009E0CF0" w:rsidP="009E0CF0">
      <w:pPr>
        <w:pStyle w:val="Bibliography"/>
        <w:rPr>
          <w:ins w:id="671" w:author="Andy Kleinhesselink" w:date="2019-03-17T14:33:00Z"/>
          <w:rFonts w:cs="Times New Roman"/>
        </w:rPr>
        <w:pPrChange w:id="672" w:author="Andy Kleinhesselink" w:date="2019-03-17T14:33:00Z">
          <w:pPr>
            <w:widowControl w:val="0"/>
            <w:autoSpaceDE w:val="0"/>
            <w:autoSpaceDN w:val="0"/>
            <w:adjustRightInd w:val="0"/>
          </w:pPr>
        </w:pPrChange>
      </w:pPr>
      <w:ins w:id="673" w:author="Andy Kleinhesselink" w:date="2019-03-17T14:33:00Z">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ins>
    </w:p>
    <w:p w14:paraId="3910FF24" w14:textId="77777777" w:rsidR="009E0CF0" w:rsidRPr="009E0CF0" w:rsidRDefault="009E0CF0" w:rsidP="009E0CF0">
      <w:pPr>
        <w:pStyle w:val="Bibliography"/>
        <w:rPr>
          <w:ins w:id="674" w:author="Andy Kleinhesselink" w:date="2019-03-17T14:33:00Z"/>
          <w:rFonts w:cs="Times New Roman"/>
        </w:rPr>
        <w:pPrChange w:id="675" w:author="Andy Kleinhesselink" w:date="2019-03-17T14:33:00Z">
          <w:pPr>
            <w:widowControl w:val="0"/>
            <w:autoSpaceDE w:val="0"/>
            <w:autoSpaceDN w:val="0"/>
            <w:adjustRightInd w:val="0"/>
          </w:pPr>
        </w:pPrChange>
      </w:pPr>
      <w:ins w:id="676" w:author="Andy Kleinhesselink" w:date="2019-03-17T14:33:00Z">
        <w:r w:rsidRPr="009E0CF0">
          <w:rPr>
            <w:rFonts w:cs="Times New Roman"/>
          </w:rPr>
          <w:t>Kennedy, T. A., S. Naeem, K. M. Howe, J. M. H. Knops, D. Tilman, and P. Reich. 2002. Biodiversity as a barrier to ecological invasion. Nature 417:636–638.</w:t>
        </w:r>
      </w:ins>
    </w:p>
    <w:p w14:paraId="5C18EA88" w14:textId="77777777" w:rsidR="009E0CF0" w:rsidRPr="009E0CF0" w:rsidRDefault="009E0CF0" w:rsidP="009E0CF0">
      <w:pPr>
        <w:pStyle w:val="Bibliography"/>
        <w:rPr>
          <w:ins w:id="677" w:author="Andy Kleinhesselink" w:date="2019-03-17T14:33:00Z"/>
          <w:rFonts w:cs="Times New Roman"/>
        </w:rPr>
        <w:pPrChange w:id="678" w:author="Andy Kleinhesselink" w:date="2019-03-17T14:33:00Z">
          <w:pPr>
            <w:widowControl w:val="0"/>
            <w:autoSpaceDE w:val="0"/>
            <w:autoSpaceDN w:val="0"/>
            <w:adjustRightInd w:val="0"/>
          </w:pPr>
        </w:pPrChange>
      </w:pPr>
      <w:ins w:id="679" w:author="Andy Kleinhesselink" w:date="2019-03-17T14:33:00Z">
        <w:r w:rsidRPr="009E0CF0">
          <w:rPr>
            <w:rFonts w:cs="Times New Roman"/>
          </w:rPr>
          <w:t>Kleinhesselink, A. R., S. M. Magnoli, and J. H. Cushman. 2014. Shrubs as ecosystem engineers across an environmental gradient: effects on species richness and exotic plant invasion. Oecologia 175:1277–1290.</w:t>
        </w:r>
      </w:ins>
    </w:p>
    <w:p w14:paraId="42EA572C" w14:textId="77777777" w:rsidR="009E0CF0" w:rsidRPr="009E0CF0" w:rsidRDefault="009E0CF0" w:rsidP="009E0CF0">
      <w:pPr>
        <w:pStyle w:val="Bibliography"/>
        <w:rPr>
          <w:ins w:id="680" w:author="Andy Kleinhesselink" w:date="2019-03-17T14:33:00Z"/>
          <w:rFonts w:cs="Times New Roman"/>
        </w:rPr>
        <w:pPrChange w:id="681" w:author="Andy Kleinhesselink" w:date="2019-03-17T14:33:00Z">
          <w:pPr>
            <w:widowControl w:val="0"/>
            <w:autoSpaceDE w:val="0"/>
            <w:autoSpaceDN w:val="0"/>
            <w:adjustRightInd w:val="0"/>
          </w:pPr>
        </w:pPrChange>
      </w:pPr>
      <w:ins w:id="682" w:author="Andy Kleinhesselink" w:date="2019-03-17T14:33:00Z">
        <w:r w:rsidRPr="009E0CF0">
          <w:rPr>
            <w:rFonts w:cs="Times New Roman"/>
          </w:rPr>
          <w:t>Kraft, N. J. B., P. B. Adler, O. Godoy, E. C. James, S. Fuller, and J. M. Levine. 2014. Community assembly, coexistence and the environmental filtering metaphor. Functional Ecology:n/a-n/a.</w:t>
        </w:r>
      </w:ins>
    </w:p>
    <w:p w14:paraId="331EFED0" w14:textId="77777777" w:rsidR="009E0CF0" w:rsidRPr="009E0CF0" w:rsidRDefault="009E0CF0" w:rsidP="009E0CF0">
      <w:pPr>
        <w:pStyle w:val="Bibliography"/>
        <w:rPr>
          <w:ins w:id="683" w:author="Andy Kleinhesselink" w:date="2019-03-17T14:33:00Z"/>
          <w:rFonts w:cs="Times New Roman"/>
        </w:rPr>
        <w:pPrChange w:id="684" w:author="Andy Kleinhesselink" w:date="2019-03-17T14:33:00Z">
          <w:pPr>
            <w:widowControl w:val="0"/>
            <w:autoSpaceDE w:val="0"/>
            <w:autoSpaceDN w:val="0"/>
            <w:adjustRightInd w:val="0"/>
          </w:pPr>
        </w:pPrChange>
      </w:pPr>
      <w:ins w:id="685" w:author="Andy Kleinhesselink" w:date="2019-03-17T14:33:00Z">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ins>
    </w:p>
    <w:p w14:paraId="47224482" w14:textId="77777777" w:rsidR="009E0CF0" w:rsidRPr="009E0CF0" w:rsidRDefault="009E0CF0" w:rsidP="009E0CF0">
      <w:pPr>
        <w:pStyle w:val="Bibliography"/>
        <w:rPr>
          <w:ins w:id="686" w:author="Andy Kleinhesselink" w:date="2019-03-17T14:33:00Z"/>
          <w:rFonts w:cs="Times New Roman"/>
        </w:rPr>
        <w:pPrChange w:id="687" w:author="Andy Kleinhesselink" w:date="2019-03-17T14:33:00Z">
          <w:pPr>
            <w:widowControl w:val="0"/>
            <w:autoSpaceDE w:val="0"/>
            <w:autoSpaceDN w:val="0"/>
            <w:adjustRightInd w:val="0"/>
          </w:pPr>
        </w:pPrChange>
      </w:pPr>
      <w:ins w:id="688" w:author="Andy Kleinhesselink" w:date="2019-03-17T14:33:00Z">
        <w:r w:rsidRPr="009E0CF0">
          <w:rPr>
            <w:rFonts w:cs="Times New Roman"/>
          </w:rPr>
          <w:t>Lenth, R. V., and M. Hervé. 2015. lsmeans: Least-Squares Means.</w:t>
        </w:r>
      </w:ins>
    </w:p>
    <w:p w14:paraId="08AB0BFE" w14:textId="77777777" w:rsidR="009E0CF0" w:rsidRPr="009E0CF0" w:rsidRDefault="009E0CF0" w:rsidP="009E0CF0">
      <w:pPr>
        <w:pStyle w:val="Bibliography"/>
        <w:rPr>
          <w:ins w:id="689" w:author="Andy Kleinhesselink" w:date="2019-03-17T14:33:00Z"/>
          <w:rFonts w:cs="Times New Roman"/>
        </w:rPr>
        <w:pPrChange w:id="690" w:author="Andy Kleinhesselink" w:date="2019-03-17T14:33:00Z">
          <w:pPr>
            <w:widowControl w:val="0"/>
            <w:autoSpaceDE w:val="0"/>
            <w:autoSpaceDN w:val="0"/>
            <w:adjustRightInd w:val="0"/>
          </w:pPr>
        </w:pPrChange>
      </w:pPr>
      <w:ins w:id="691" w:author="Andy Kleinhesselink" w:date="2019-03-17T14:33:00Z">
        <w:r w:rsidRPr="009E0CF0">
          <w:rPr>
            <w:rFonts w:cs="Times New Roman"/>
          </w:rPr>
          <w:t>Levine, J. M. 2000. Species Diversity and Biological Invasions: Relating Local Process to Community Pattern. Science 288:852–854.</w:t>
        </w:r>
      </w:ins>
    </w:p>
    <w:p w14:paraId="24F7BDCE" w14:textId="77777777" w:rsidR="009E0CF0" w:rsidRPr="009E0CF0" w:rsidRDefault="009E0CF0" w:rsidP="009E0CF0">
      <w:pPr>
        <w:pStyle w:val="Bibliography"/>
        <w:rPr>
          <w:ins w:id="692" w:author="Andy Kleinhesselink" w:date="2019-03-17T14:33:00Z"/>
          <w:rFonts w:cs="Times New Roman"/>
        </w:rPr>
        <w:pPrChange w:id="693" w:author="Andy Kleinhesselink" w:date="2019-03-17T14:33:00Z">
          <w:pPr>
            <w:widowControl w:val="0"/>
            <w:autoSpaceDE w:val="0"/>
            <w:autoSpaceDN w:val="0"/>
            <w:adjustRightInd w:val="0"/>
          </w:pPr>
        </w:pPrChange>
      </w:pPr>
      <w:ins w:id="694" w:author="Andy Kleinhesselink" w:date="2019-03-17T14:33:00Z">
        <w:r w:rsidRPr="009E0CF0">
          <w:rPr>
            <w:rFonts w:cs="Times New Roman"/>
          </w:rPr>
          <w:t>Lortie, C. J., and J. H. Cushman. 2007. Effects of a directional abiotic gradient on plant community dynamics and invasion in a coastal dune system. Journal of Ecology 95:468–481.</w:t>
        </w:r>
      </w:ins>
    </w:p>
    <w:p w14:paraId="4F3959F5" w14:textId="77777777" w:rsidR="009E0CF0" w:rsidRPr="009E0CF0" w:rsidRDefault="009E0CF0" w:rsidP="009E0CF0">
      <w:pPr>
        <w:pStyle w:val="Bibliography"/>
        <w:rPr>
          <w:ins w:id="695" w:author="Andy Kleinhesselink" w:date="2019-03-17T14:33:00Z"/>
          <w:rFonts w:cs="Times New Roman"/>
        </w:rPr>
        <w:pPrChange w:id="696" w:author="Andy Kleinhesselink" w:date="2019-03-17T14:33:00Z">
          <w:pPr>
            <w:widowControl w:val="0"/>
            <w:autoSpaceDE w:val="0"/>
            <w:autoSpaceDN w:val="0"/>
            <w:adjustRightInd w:val="0"/>
          </w:pPr>
        </w:pPrChange>
      </w:pPr>
      <w:ins w:id="697" w:author="Andy Kleinhesselink" w:date="2019-03-17T14:33:00Z">
        <w:r w:rsidRPr="009E0CF0">
          <w:rPr>
            <w:rFonts w:cs="Times New Roman"/>
          </w:rPr>
          <w:lastRenderedPageBreak/>
          <w:t>MacDougall, A. s., J. Boucher, R. Turkington, and G. e. Bradfield. 2006. Patterns of plant invasion along an environmental stress gradient. Journal of Vegetation Science 17:47–56.</w:t>
        </w:r>
      </w:ins>
    </w:p>
    <w:p w14:paraId="663CE8D7" w14:textId="77777777" w:rsidR="009E0CF0" w:rsidRPr="009E0CF0" w:rsidRDefault="009E0CF0" w:rsidP="009E0CF0">
      <w:pPr>
        <w:pStyle w:val="Bibliography"/>
        <w:rPr>
          <w:ins w:id="698" w:author="Andy Kleinhesselink" w:date="2019-03-17T14:33:00Z"/>
          <w:rFonts w:cs="Times New Roman"/>
        </w:rPr>
        <w:pPrChange w:id="699" w:author="Andy Kleinhesselink" w:date="2019-03-17T14:33:00Z">
          <w:pPr>
            <w:widowControl w:val="0"/>
            <w:autoSpaceDE w:val="0"/>
            <w:autoSpaceDN w:val="0"/>
            <w:adjustRightInd w:val="0"/>
          </w:pPr>
        </w:pPrChange>
      </w:pPr>
      <w:ins w:id="700" w:author="Andy Kleinhesselink" w:date="2019-03-17T14:33:00Z">
        <w:r w:rsidRPr="009E0CF0">
          <w:rPr>
            <w:rFonts w:cs="Times New Roman"/>
          </w:rPr>
          <w:t>McNeil, S. G., and J. H. Cushman. 2005. Indirect effects of deer herbivory on local nitrogen availability in a coastal dune ecosystem. Oikos 110:124–132.</w:t>
        </w:r>
      </w:ins>
    </w:p>
    <w:p w14:paraId="49BD5BF8" w14:textId="77777777" w:rsidR="009E0CF0" w:rsidRPr="009E0CF0" w:rsidRDefault="009E0CF0" w:rsidP="009E0CF0">
      <w:pPr>
        <w:pStyle w:val="Bibliography"/>
        <w:rPr>
          <w:ins w:id="701" w:author="Andy Kleinhesselink" w:date="2019-03-17T14:33:00Z"/>
          <w:rFonts w:cs="Times New Roman"/>
        </w:rPr>
        <w:pPrChange w:id="702" w:author="Andy Kleinhesselink" w:date="2019-03-17T14:33:00Z">
          <w:pPr>
            <w:widowControl w:val="0"/>
            <w:autoSpaceDE w:val="0"/>
            <w:autoSpaceDN w:val="0"/>
            <w:adjustRightInd w:val="0"/>
          </w:pPr>
        </w:pPrChange>
      </w:pPr>
      <w:ins w:id="703" w:author="Andy Kleinhesselink" w:date="2019-03-17T14:33:00Z">
        <w:r w:rsidRPr="009E0CF0">
          <w:rPr>
            <w:rFonts w:cs="Times New Roman"/>
          </w:rPr>
          <w:t>Michel, P., D. J. Burritt, and W. G. Lee. 2011. Bryophytes display allelopathic interactions with tree species in native forest ecosystems. Oikos 120:1272–1280.</w:t>
        </w:r>
      </w:ins>
    </w:p>
    <w:p w14:paraId="007E0719" w14:textId="77777777" w:rsidR="009E0CF0" w:rsidRPr="009E0CF0" w:rsidRDefault="009E0CF0" w:rsidP="009E0CF0">
      <w:pPr>
        <w:pStyle w:val="Bibliography"/>
        <w:rPr>
          <w:ins w:id="704" w:author="Andy Kleinhesselink" w:date="2019-03-17T14:33:00Z"/>
          <w:rFonts w:cs="Times New Roman"/>
        </w:rPr>
        <w:pPrChange w:id="705" w:author="Andy Kleinhesselink" w:date="2019-03-17T14:33:00Z">
          <w:pPr>
            <w:widowControl w:val="0"/>
            <w:autoSpaceDE w:val="0"/>
            <w:autoSpaceDN w:val="0"/>
            <w:adjustRightInd w:val="0"/>
          </w:pPr>
        </w:pPrChange>
      </w:pPr>
      <w:ins w:id="706" w:author="Andy Kleinhesselink" w:date="2019-03-17T14:33:00Z">
        <w:r w:rsidRPr="009E0CF0">
          <w:rPr>
            <w:rFonts w:cs="Times New Roman"/>
          </w:rPr>
          <w:t>Morgan, J. W. 2006. Bryophyte Mats Inhibit Germination of Non-native Species in Burnt Temperate Native Grassland Remnants. Biological Invasions 8:159–168.</w:t>
        </w:r>
      </w:ins>
    </w:p>
    <w:p w14:paraId="7DE300ED" w14:textId="77777777" w:rsidR="009E0CF0" w:rsidRPr="009E0CF0" w:rsidRDefault="009E0CF0" w:rsidP="009E0CF0">
      <w:pPr>
        <w:pStyle w:val="Bibliography"/>
        <w:rPr>
          <w:ins w:id="707" w:author="Andy Kleinhesselink" w:date="2019-03-17T14:33:00Z"/>
          <w:rFonts w:cs="Times New Roman"/>
        </w:rPr>
        <w:pPrChange w:id="708" w:author="Andy Kleinhesselink" w:date="2019-03-17T14:33:00Z">
          <w:pPr>
            <w:widowControl w:val="0"/>
            <w:autoSpaceDE w:val="0"/>
            <w:autoSpaceDN w:val="0"/>
            <w:adjustRightInd w:val="0"/>
          </w:pPr>
        </w:pPrChange>
      </w:pPr>
      <w:ins w:id="709" w:author="Andy Kleinhesselink" w:date="2019-03-17T14:33:00Z">
        <w:r w:rsidRPr="009E0CF0">
          <w:rPr>
            <w:rFonts w:cs="Times New Roman"/>
          </w:rPr>
          <w:t>Pendleton, R. L., B. K. Pendleton, G. L. Howard, and S. D. Warren. 2003. Growth and Nutrient Content of Herbaceous Seedlings Associated with Biological Soil Crusts. Arid Land Research and Management 17:271–281.</w:t>
        </w:r>
      </w:ins>
    </w:p>
    <w:p w14:paraId="08A782CE" w14:textId="77777777" w:rsidR="009E0CF0" w:rsidRPr="009E0CF0" w:rsidRDefault="009E0CF0" w:rsidP="009E0CF0">
      <w:pPr>
        <w:pStyle w:val="Bibliography"/>
        <w:rPr>
          <w:ins w:id="710" w:author="Andy Kleinhesselink" w:date="2019-03-17T14:33:00Z"/>
          <w:rFonts w:cs="Times New Roman"/>
        </w:rPr>
        <w:pPrChange w:id="711" w:author="Andy Kleinhesselink" w:date="2019-03-17T14:33:00Z">
          <w:pPr>
            <w:widowControl w:val="0"/>
            <w:autoSpaceDE w:val="0"/>
            <w:autoSpaceDN w:val="0"/>
            <w:adjustRightInd w:val="0"/>
          </w:pPr>
        </w:pPrChange>
      </w:pPr>
      <w:ins w:id="712" w:author="Andy Kleinhesselink" w:date="2019-03-17T14:33:00Z">
        <w:r w:rsidRPr="009E0CF0">
          <w:rPr>
            <w:rFonts w:cs="Times New Roman"/>
          </w:rPr>
          <w:t>R Core Team. 2015. R: A Language and Environment for Statistical Computing. R Foundation for Statistical Computing, Vienna, Austria.</w:t>
        </w:r>
      </w:ins>
    </w:p>
    <w:p w14:paraId="1D51DDD9" w14:textId="77777777" w:rsidR="009E0CF0" w:rsidRPr="009E0CF0" w:rsidRDefault="009E0CF0" w:rsidP="009E0CF0">
      <w:pPr>
        <w:pStyle w:val="Bibliography"/>
        <w:rPr>
          <w:ins w:id="713" w:author="Andy Kleinhesselink" w:date="2019-03-17T14:33:00Z"/>
          <w:rFonts w:cs="Times New Roman"/>
        </w:rPr>
        <w:pPrChange w:id="714" w:author="Andy Kleinhesselink" w:date="2019-03-17T14:33:00Z">
          <w:pPr>
            <w:widowControl w:val="0"/>
            <w:autoSpaceDE w:val="0"/>
            <w:autoSpaceDN w:val="0"/>
            <w:adjustRightInd w:val="0"/>
          </w:pPr>
        </w:pPrChange>
      </w:pPr>
      <w:ins w:id="715" w:author="Andy Kleinhesselink" w:date="2019-03-17T14:33:00Z">
        <w:r w:rsidRPr="009E0CF0">
          <w:rPr>
            <w:rFonts w:cs="Times New Roman"/>
          </w:rPr>
          <w:t>Rayburn, A. P., J. B. Davidson, and H. M. White. 2012. Possible Effects of Moss on Distribution and Performance of a Threatened Endemic Primrose. Western North American Naturalist 72:84–92.</w:t>
        </w:r>
      </w:ins>
    </w:p>
    <w:p w14:paraId="68B88C78" w14:textId="77777777" w:rsidR="009E0CF0" w:rsidRPr="009E0CF0" w:rsidRDefault="009E0CF0" w:rsidP="009E0CF0">
      <w:pPr>
        <w:pStyle w:val="Bibliography"/>
        <w:rPr>
          <w:ins w:id="716" w:author="Andy Kleinhesselink" w:date="2019-03-17T14:33:00Z"/>
          <w:rFonts w:cs="Times New Roman"/>
        </w:rPr>
        <w:pPrChange w:id="717" w:author="Andy Kleinhesselink" w:date="2019-03-17T14:33:00Z">
          <w:pPr>
            <w:widowControl w:val="0"/>
            <w:autoSpaceDE w:val="0"/>
            <w:autoSpaceDN w:val="0"/>
            <w:adjustRightInd w:val="0"/>
          </w:pPr>
        </w:pPrChange>
      </w:pPr>
      <w:ins w:id="718" w:author="Andy Kleinhesselink" w:date="2019-03-17T14:33:00Z">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ins>
    </w:p>
    <w:p w14:paraId="0AF1D21B" w14:textId="77777777" w:rsidR="009E0CF0" w:rsidRPr="009E0CF0" w:rsidRDefault="009E0CF0" w:rsidP="009E0CF0">
      <w:pPr>
        <w:pStyle w:val="Bibliography"/>
        <w:rPr>
          <w:ins w:id="719" w:author="Andy Kleinhesselink" w:date="2019-03-17T14:33:00Z"/>
          <w:rFonts w:cs="Times New Roman"/>
        </w:rPr>
        <w:pPrChange w:id="720" w:author="Andy Kleinhesselink" w:date="2019-03-17T14:33:00Z">
          <w:pPr>
            <w:widowControl w:val="0"/>
            <w:autoSpaceDE w:val="0"/>
            <w:autoSpaceDN w:val="0"/>
            <w:adjustRightInd w:val="0"/>
          </w:pPr>
        </w:pPrChange>
      </w:pPr>
      <w:ins w:id="721" w:author="Andy Kleinhesselink" w:date="2019-03-17T14:33:00Z">
        <w:r w:rsidRPr="009E0CF0">
          <w:rPr>
            <w:rFonts w:cs="Times New Roman"/>
          </w:rPr>
          <w:t>Royal Botanic Gardens, Kew. 2019. Seed Information Database. http://data.kew.org/sid/citing.html.</w:t>
        </w:r>
      </w:ins>
    </w:p>
    <w:p w14:paraId="7A16089B" w14:textId="77777777" w:rsidR="009E0CF0" w:rsidRPr="009E0CF0" w:rsidRDefault="009E0CF0" w:rsidP="009E0CF0">
      <w:pPr>
        <w:pStyle w:val="Bibliography"/>
        <w:rPr>
          <w:ins w:id="722" w:author="Andy Kleinhesselink" w:date="2019-03-17T14:33:00Z"/>
          <w:rFonts w:cs="Times New Roman"/>
        </w:rPr>
        <w:pPrChange w:id="723" w:author="Andy Kleinhesselink" w:date="2019-03-17T14:33:00Z">
          <w:pPr>
            <w:widowControl w:val="0"/>
            <w:autoSpaceDE w:val="0"/>
            <w:autoSpaceDN w:val="0"/>
            <w:adjustRightInd w:val="0"/>
          </w:pPr>
        </w:pPrChange>
      </w:pPr>
      <w:ins w:id="724" w:author="Andy Kleinhesselink" w:date="2019-03-17T14:33:00Z">
        <w:r w:rsidRPr="009E0CF0">
          <w:rPr>
            <w:rFonts w:cs="Times New Roman"/>
          </w:rPr>
          <w:lastRenderedPageBreak/>
          <w:t>Sand-Jensen, K., and K. J. Hammer. 2012. Moss cushions facilitate water and nutrient supply for plant species on bare limestone pavements. Oecologia 170:305–312.</w:t>
        </w:r>
      </w:ins>
    </w:p>
    <w:p w14:paraId="3A55285B" w14:textId="77777777" w:rsidR="009E0CF0" w:rsidRPr="009E0CF0" w:rsidRDefault="009E0CF0" w:rsidP="009E0CF0">
      <w:pPr>
        <w:pStyle w:val="Bibliography"/>
        <w:rPr>
          <w:ins w:id="725" w:author="Andy Kleinhesselink" w:date="2019-03-17T14:33:00Z"/>
          <w:rFonts w:cs="Times New Roman"/>
        </w:rPr>
        <w:pPrChange w:id="726" w:author="Andy Kleinhesselink" w:date="2019-03-17T14:33:00Z">
          <w:pPr>
            <w:widowControl w:val="0"/>
            <w:autoSpaceDE w:val="0"/>
            <w:autoSpaceDN w:val="0"/>
            <w:adjustRightInd w:val="0"/>
          </w:pPr>
        </w:pPrChange>
      </w:pPr>
      <w:ins w:id="727" w:author="Andy Kleinhesselink" w:date="2019-03-17T14:33:00Z">
        <w:r w:rsidRPr="009E0CF0">
          <w:rPr>
            <w:rFonts w:cs="Times New Roman"/>
          </w:rPr>
          <w:t>Serpe, M., J. Orm, T. Barkes, and R. Rosentreter. 2006. Germination and seed water status of four grasses on moss-dominated biological soil crusts from arid lands. Plant Ecology 185:163–178.</w:t>
        </w:r>
      </w:ins>
    </w:p>
    <w:p w14:paraId="6FFA033F" w14:textId="77777777" w:rsidR="009E0CF0" w:rsidRPr="009E0CF0" w:rsidRDefault="009E0CF0" w:rsidP="009E0CF0">
      <w:pPr>
        <w:pStyle w:val="Bibliography"/>
        <w:rPr>
          <w:ins w:id="728" w:author="Andy Kleinhesselink" w:date="2019-03-17T14:33:00Z"/>
          <w:rFonts w:cs="Times New Roman"/>
        </w:rPr>
        <w:pPrChange w:id="729" w:author="Andy Kleinhesselink" w:date="2019-03-17T14:33:00Z">
          <w:pPr>
            <w:widowControl w:val="0"/>
            <w:autoSpaceDE w:val="0"/>
            <w:autoSpaceDN w:val="0"/>
            <w:adjustRightInd w:val="0"/>
          </w:pPr>
        </w:pPrChange>
      </w:pPr>
      <w:ins w:id="730" w:author="Andy Kleinhesselink" w:date="2019-03-17T14:33:00Z">
        <w:r w:rsidRPr="009E0CF0">
          <w:rPr>
            <w:rFonts w:cs="Times New Roman"/>
          </w:rPr>
          <w:t>Zamfir, M. 2000. Effects of bryophytes and lichens on seedling emergence of alvar plants: evidence from greenhouse experiments. Oikos 88:603–611.</w:t>
        </w:r>
      </w:ins>
    </w:p>
    <w:p w14:paraId="75871553" w14:textId="77777777" w:rsidR="009E0CF0" w:rsidRDefault="000F55B1">
      <w:pPr>
        <w:pStyle w:val="Bibliography"/>
        <w:rPr>
          <w:ins w:id="731" w:author="Andy Kleinhesselink" w:date="2019-03-17T14:34:00Z"/>
        </w:rPr>
      </w:pPr>
      <w:r w:rsidRPr="00A6092D">
        <w:fldChar w:fldCharType="end"/>
      </w:r>
    </w:p>
    <w:p w14:paraId="62833417" w14:textId="77777777" w:rsidR="009E0CF0" w:rsidRDefault="009E0CF0">
      <w:pPr>
        <w:spacing w:after="0" w:line="240" w:lineRule="auto"/>
        <w:ind w:firstLine="0"/>
        <w:rPr>
          <w:ins w:id="732" w:author="Andy Kleinhesselink" w:date="2019-03-17T14:34:00Z"/>
        </w:rPr>
      </w:pPr>
      <w:ins w:id="733" w:author="Andy Kleinhesselink" w:date="2019-03-17T14:34:00Z">
        <w:r>
          <w:br w:type="page"/>
        </w:r>
      </w:ins>
    </w:p>
    <w:p w14:paraId="00BD893F" w14:textId="5A49F685" w:rsidR="00844E9C" w:rsidRPr="005A5F58" w:rsidRDefault="005A5F58">
      <w:pPr>
        <w:pStyle w:val="Bibliography"/>
        <w:rPr>
          <w:b/>
          <w:color w:val="000000" w:themeColor="text1"/>
        </w:rPr>
        <w:pPrChange w:id="734" w:author="Andy Kleinhesselink" w:date="2019-03-15T16:42:00Z">
          <w:pPr>
            <w:pStyle w:val="Bibliography"/>
            <w:ind w:left="0" w:firstLine="0"/>
          </w:pPr>
        </w:pPrChange>
      </w:pPr>
      <w:bookmarkStart w:id="735" w:name="_GoBack"/>
      <w:bookmarkEnd w:id="735"/>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1E0581EE"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del w:id="736" w:author="Andy Kleinhesselink" w:date="2019-03-17T13:50:00Z">
        <w:r w:rsidRPr="00A23B6A" w:rsidDel="000C5D22">
          <w:rPr>
            <w:b w:val="0"/>
            <w:color w:val="000000" w:themeColor="text1"/>
            <w:sz w:val="24"/>
          </w:rPr>
          <w:delText xml:space="preserve">stress </w:delText>
        </w:r>
      </w:del>
      <w:ins w:id="737" w:author="Andy Kleinhesselink" w:date="2019-03-17T13:50:00Z">
        <w:r w:rsidR="000C5D22">
          <w:rPr>
            <w:b w:val="0"/>
            <w:color w:val="000000" w:themeColor="text1"/>
            <w:sz w:val="24"/>
          </w:rPr>
          <w:t>environmental</w:t>
        </w:r>
        <w:r w:rsidR="000C5D22" w:rsidRPr="00A23B6A">
          <w:rPr>
            <w:b w:val="0"/>
            <w:color w:val="000000" w:themeColor="text1"/>
            <w:sz w:val="24"/>
          </w:rPr>
          <w:t xml:space="preserve"> </w:t>
        </w:r>
      </w:ins>
      <w:r w:rsidRPr="00A23B6A">
        <w:rPr>
          <w:b w:val="0"/>
          <w:color w:val="000000" w:themeColor="text1"/>
          <w:sz w:val="24"/>
        </w:rPr>
        <w:t>gradient. Lines show quadratic regression fitted to points</w:t>
      </w:r>
      <w:del w:id="738" w:author="Andy Kleinhesselink" w:date="2019-03-17T13:53:00Z">
        <w:r w:rsidRPr="00A23B6A" w:rsidDel="00EB72C7">
          <w:rPr>
            <w:b w:val="0"/>
            <w:color w:val="000000" w:themeColor="text1"/>
            <w:sz w:val="24"/>
          </w:rPr>
          <w:delText xml:space="preserve"> to show pattern across gradient</w:delText>
        </w:r>
      </w:del>
      <w:r w:rsidRPr="00A23B6A">
        <w:rPr>
          <w:b w:val="0"/>
          <w:color w:val="000000" w:themeColor="text1"/>
          <w:sz w:val="24"/>
        </w:rPr>
        <w:t xml:space="preserve">. </w:t>
      </w:r>
      <w:ins w:id="739" w:author="Andy Kleinhesselink" w:date="2019-03-17T13:51:00Z">
        <w:r w:rsidR="000C5D22">
          <w:rPr>
            <w:b w:val="0"/>
            <w:color w:val="000000" w:themeColor="text1"/>
            <w:sz w:val="24"/>
          </w:rPr>
          <w:t>Wind speed and sand particle size increase towards the NW end of the gradient</w:t>
        </w:r>
      </w:ins>
      <w:ins w:id="740" w:author="Andy Kleinhesselink" w:date="2019-03-17T13:52:00Z">
        <w:r w:rsidR="00EB72C7">
          <w:rPr>
            <w:b w:val="0"/>
            <w:color w:val="000000" w:themeColor="text1"/>
            <w:sz w:val="24"/>
          </w:rPr>
          <w:t>, along with other changes</w:t>
        </w:r>
        <w:r w:rsidR="000C5D22">
          <w:rPr>
            <w:b w:val="0"/>
            <w:color w:val="000000" w:themeColor="text1"/>
            <w:sz w:val="24"/>
          </w:rPr>
          <w:t>.</w:t>
        </w:r>
      </w:ins>
      <w:ins w:id="741" w:author="Andy Kleinhesselink" w:date="2019-03-17T13:51:00Z">
        <w:r w:rsidR="000C5D22">
          <w:rPr>
            <w:b w:val="0"/>
            <w:color w:val="000000" w:themeColor="text1"/>
            <w:sz w:val="24"/>
          </w:rPr>
          <w:t xml:space="preserve"> </w:t>
        </w:r>
      </w:ins>
      <w:del w:id="742" w:author="Andy Kleinhesselink" w:date="2019-03-17T13:51:00Z">
        <w:r w:rsidRPr="00A23B6A" w:rsidDel="000C5D22">
          <w:rPr>
            <w:b w:val="0"/>
            <w:color w:val="000000" w:themeColor="text1"/>
            <w:sz w:val="24"/>
          </w:rPr>
          <w:delText xml:space="preserve"> Positions further to the right on the plot correspond to increasing environmental stress. </w:delText>
        </w:r>
      </w:del>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7B68A7FA"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del w:id="743" w:author="Andy Kleinhesselink" w:date="2019-03-17T13:53:00Z">
        <w:r w:rsidRPr="00A23B6A" w:rsidDel="00EB72C7">
          <w:rPr>
            <w:b w:val="0"/>
            <w:color w:val="000000" w:themeColor="text1"/>
            <w:sz w:val="24"/>
          </w:rPr>
          <w:delText xml:space="preserve">stress </w:delText>
        </w:r>
      </w:del>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w:t>
      </w:r>
      <w:del w:id="744" w:author="Andy Kleinhesselink" w:date="2019-03-17T13:53:00Z">
        <w:r w:rsidRPr="00A23B6A" w:rsidDel="00EB72C7">
          <w:rPr>
            <w:b w:val="0"/>
            <w:color w:val="000000" w:themeColor="text1"/>
            <w:sz w:val="24"/>
          </w:rPr>
          <w:delText xml:space="preserve">stress </w:delText>
        </w:r>
      </w:del>
      <w:r w:rsidRPr="00A23B6A">
        <w:rPr>
          <w:b w:val="0"/>
          <w:color w:val="000000" w:themeColor="text1"/>
          <w:sz w:val="24"/>
        </w:rPr>
        <w:t xml:space="preserve">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del w:id="745" w:author="Andy Kleinhesselink" w:date="2019-03-17T13:53:00Z">
        <w:r w:rsidRPr="00A23B6A" w:rsidDel="00EB72C7">
          <w:rPr>
            <w:b w:val="0"/>
            <w:color w:val="000000" w:themeColor="text1"/>
            <w:sz w:val="24"/>
          </w:rPr>
          <w:delText>Positions further to the right on the plot correspond to increasing environmental stress.</w:delText>
        </w:r>
        <w:r w:rsidRPr="00A6092D" w:rsidDel="00EB72C7">
          <w:rPr>
            <w:color w:val="000000" w:themeColor="text1"/>
            <w:sz w:val="24"/>
          </w:rPr>
          <w:delText xml:space="preserve"> </w:delText>
        </w:r>
      </w:del>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71260CF5">
            <wp:extent cx="4724859"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24859" cy="5315467"/>
                    </a:xfrm>
                    <a:prstGeom prst="rect">
                      <a:avLst/>
                    </a:prstGeom>
                  </pic:spPr>
                </pic:pic>
              </a:graphicData>
            </a:graphic>
          </wp:inline>
        </w:drawing>
      </w:r>
    </w:p>
    <w:p w14:paraId="74257F18" w14:textId="36EDB60E"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ins w:id="746" w:author="Andy Kleinhesselink" w:date="2019-03-17T13:54:00Z">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ins>
      <w:del w:id="747" w:author="Andy Kleinhesselink" w:date="2019-03-17T13:54:00Z">
        <w:r w:rsidRPr="00E03101" w:rsidDel="00EB72C7">
          <w:rPr>
            <w:rFonts w:cs="Times New Roman"/>
            <w:color w:val="000000" w:themeColor="text1"/>
            <w:szCs w:val="24"/>
          </w:rPr>
          <w:delText xml:space="preserve">Effect of </w:delText>
        </w:r>
      </w:del>
      <w:ins w:id="748" w:author="Andy Kleinhesselink" w:date="2019-03-17T13:54:00Z">
        <w:r w:rsidR="00EB72C7">
          <w:rPr>
            <w:rFonts w:cs="Times New Roman"/>
            <w:color w:val="000000" w:themeColor="text1"/>
            <w:szCs w:val="24"/>
          </w:rPr>
          <w:t xml:space="preserve">in patches of </w:t>
        </w:r>
      </w:ins>
      <w:r w:rsidRPr="00E03101">
        <w:rPr>
          <w:rFonts w:cs="Times New Roman"/>
          <w:color w:val="000000" w:themeColor="text1"/>
          <w:szCs w:val="24"/>
        </w:rPr>
        <w:t>moss</w:t>
      </w:r>
      <w:del w:id="749" w:author="Andy Kleinhesselink" w:date="2019-03-17T13:55:00Z">
        <w:r w:rsidRPr="00E03101" w:rsidDel="00EB72C7">
          <w:rPr>
            <w:rFonts w:cs="Times New Roman"/>
            <w:color w:val="000000" w:themeColor="text1"/>
            <w:szCs w:val="24"/>
          </w:rPr>
          <w:delText xml:space="preserve"> patches</w:delText>
        </w:r>
      </w:del>
      <w:r w:rsidRPr="00E03101">
        <w:rPr>
          <w:rFonts w:cs="Times New Roman"/>
          <w:color w:val="000000" w:themeColor="text1"/>
          <w:szCs w:val="24"/>
        </w:rPr>
        <w:t>, bare sand,</w:t>
      </w:r>
      <w:ins w:id="750" w:author="Andy Kleinhesselink" w:date="2019-03-17T13:55:00Z">
        <w:r w:rsidR="00EB72C7">
          <w:rPr>
            <w:rFonts w:cs="Times New Roman"/>
            <w:color w:val="000000" w:themeColor="text1"/>
            <w:szCs w:val="24"/>
          </w:rPr>
          <w:t xml:space="preserve"> or where </w:t>
        </w:r>
      </w:ins>
      <w:del w:id="751" w:author="Andy Kleinhesselink" w:date="2019-03-17T13:55:00Z">
        <w:r w:rsidRPr="00E03101" w:rsidDel="00EB72C7">
          <w:rPr>
            <w:rFonts w:cs="Times New Roman"/>
            <w:color w:val="000000" w:themeColor="text1"/>
            <w:szCs w:val="24"/>
          </w:rPr>
          <w:delText xml:space="preserve"> and </w:delText>
        </w:r>
      </w:del>
      <w:r w:rsidRPr="00E03101">
        <w:rPr>
          <w:rFonts w:cs="Times New Roman"/>
          <w:color w:val="000000" w:themeColor="text1"/>
          <w:szCs w:val="24"/>
        </w:rPr>
        <w:t xml:space="preserve">moss </w:t>
      </w:r>
      <w:ins w:id="752" w:author="Andy Kleinhesselink" w:date="2019-03-17T13:55:00Z">
        <w:r w:rsidR="00EB72C7">
          <w:rPr>
            <w:rFonts w:cs="Times New Roman"/>
            <w:color w:val="000000" w:themeColor="text1"/>
            <w:szCs w:val="24"/>
          </w:rPr>
          <w:t xml:space="preserve">was </w:t>
        </w:r>
      </w:ins>
      <w:del w:id="753" w:author="Andy Kleinhesselink" w:date="2019-03-17T13:54:00Z">
        <w:r w:rsidRPr="00E03101" w:rsidDel="00EB72C7">
          <w:rPr>
            <w:rFonts w:cs="Times New Roman"/>
            <w:color w:val="000000" w:themeColor="text1"/>
            <w:szCs w:val="24"/>
          </w:rPr>
          <w:delText>removal</w:delText>
        </w:r>
      </w:del>
      <w:ins w:id="754" w:author="Andy Kleinhesselink" w:date="2019-03-17T13:54:00Z">
        <w:r w:rsidR="00EB72C7" w:rsidRPr="00E03101">
          <w:rPr>
            <w:rFonts w:cs="Times New Roman"/>
            <w:color w:val="000000" w:themeColor="text1"/>
            <w:szCs w:val="24"/>
          </w:rPr>
          <w:t>remov</w:t>
        </w:r>
        <w:r w:rsidR="00EB72C7">
          <w:rPr>
            <w:rFonts w:cs="Times New Roman"/>
            <w:color w:val="000000" w:themeColor="text1"/>
            <w:szCs w:val="24"/>
          </w:rPr>
          <w:t xml:space="preserve">ed </w:t>
        </w:r>
      </w:ins>
      <w:del w:id="755" w:author="Andy Kleinhesselink" w:date="2019-03-17T13:54:00Z">
        <w:r w:rsidRPr="00E03101" w:rsidDel="00EB72C7">
          <w:rPr>
            <w:rFonts w:cs="Times New Roman"/>
            <w:color w:val="000000" w:themeColor="text1"/>
            <w:szCs w:val="24"/>
          </w:rPr>
          <w:delText xml:space="preserve"> treatments </w:delText>
        </w:r>
      </w:del>
      <w:del w:id="756" w:author="Andy Kleinhesselink" w:date="2019-03-17T13:55:00Z">
        <w:r w:rsidRPr="00E03101" w:rsidDel="00EB72C7">
          <w:rPr>
            <w:rFonts w:cs="Times New Roman"/>
            <w:color w:val="000000" w:themeColor="text1"/>
            <w:szCs w:val="24"/>
          </w:rPr>
          <w:delText xml:space="preserve">on the </w:delText>
        </w:r>
      </w:del>
      <w:del w:id="757" w:author="Andy Kleinhesselink" w:date="2019-03-17T13:54:00Z">
        <w:r w:rsidRPr="00E03101" w:rsidDel="00EB72C7">
          <w:rPr>
            <w:rFonts w:cs="Times New Roman"/>
            <w:color w:val="000000" w:themeColor="text1"/>
            <w:szCs w:val="24"/>
          </w:rPr>
          <w:delText xml:space="preserve">survival growth and fecundity of </w:delText>
        </w:r>
        <w:r w:rsidRPr="00E03101" w:rsidDel="00EB72C7">
          <w:rPr>
            <w:rFonts w:cs="Times New Roman"/>
            <w:i/>
            <w:color w:val="000000" w:themeColor="text1"/>
            <w:szCs w:val="24"/>
          </w:rPr>
          <w:delText>Bromus</w:delText>
        </w:r>
        <w:r w:rsidRPr="00E03101" w:rsidDel="00EB72C7">
          <w:rPr>
            <w:rFonts w:cs="Times New Roman"/>
            <w:color w:val="000000" w:themeColor="text1"/>
            <w:szCs w:val="24"/>
          </w:rPr>
          <w:delText xml:space="preserve"> and </w:delText>
        </w:r>
        <w:r w:rsidRPr="00E03101" w:rsidDel="00EB72C7">
          <w:rPr>
            <w:rFonts w:cs="Times New Roman"/>
            <w:i/>
            <w:color w:val="000000" w:themeColor="text1"/>
            <w:szCs w:val="24"/>
          </w:rPr>
          <w:delText xml:space="preserve">Vulpia </w:delText>
        </w:r>
      </w:del>
      <w:r w:rsidRPr="00E03101">
        <w:rPr>
          <w:rFonts w:cs="Times New Roman"/>
          <w:color w:val="000000" w:themeColor="text1"/>
          <w:szCs w:val="24"/>
        </w:rPr>
        <w:t xml:space="preserve">at </w:t>
      </w:r>
      <w:del w:id="758" w:author="Andy Kleinhesselink" w:date="2019-03-17T13:55:00Z">
        <w:r w:rsidRPr="00E03101" w:rsidDel="00EB72C7">
          <w:rPr>
            <w:rFonts w:cs="Times New Roman"/>
            <w:color w:val="000000" w:themeColor="text1"/>
            <w:szCs w:val="24"/>
          </w:rPr>
          <w:delText xml:space="preserve">low </w:delText>
        </w:r>
      </w:del>
      <w:ins w:id="759" w:author="Andy Kleinhesselink" w:date="2019-03-17T13:55:00Z">
        <w:r w:rsidR="00EB72C7">
          <w:rPr>
            <w:rFonts w:cs="Times New Roman"/>
            <w:color w:val="000000" w:themeColor="text1"/>
            <w:szCs w:val="24"/>
          </w:rPr>
          <w:t>the SE and NW end of the environmental gradient</w:t>
        </w:r>
      </w:ins>
      <w:del w:id="760" w:author="Andy Kleinhesselink" w:date="2019-03-17T13:55:00Z">
        <w:r w:rsidRPr="00E03101" w:rsidDel="00EB72C7">
          <w:rPr>
            <w:rFonts w:cs="Times New Roman"/>
            <w:color w:val="000000" w:themeColor="text1"/>
            <w:szCs w:val="24"/>
          </w:rPr>
          <w:delText>and high stress</w:delText>
        </w:r>
      </w:del>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ins w:id="761" w:author="Andy Kleinhesselink" w:date="2019-03-17T13:56:00Z">
        <w:r w:rsidR="00EB72C7">
          <w:rPr>
            <w:color w:val="000000" w:themeColor="text1"/>
            <w:szCs w:val="24"/>
          </w:rPr>
          <w:t>m</w:t>
        </w:r>
      </w:ins>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3B8F2BF4" w:rsidR="007765B5" w:rsidRDefault="007765B5" w:rsidP="007765B5">
      <w:pPr>
        <w:ind w:firstLine="0"/>
        <w:rPr>
          <w:b/>
        </w:rPr>
      </w:pPr>
      <w:r w:rsidRPr="001E19A3">
        <w:rPr>
          <w:b/>
        </w:rPr>
        <w:lastRenderedPageBreak/>
        <w:t>Supporting Information—Additional Figures for “Effects of Native Bryophytes on Exotic Grass Invasion</w:t>
      </w:r>
      <w:del w:id="762" w:author="Andy Kleinhesselink" w:date="2019-03-17T14:14:00Z">
        <w:r w:rsidRPr="001E19A3" w:rsidDel="003C080C">
          <w:rPr>
            <w:b/>
          </w:rPr>
          <w:delText>: A Test of the Stress Gradient Hypothesis</w:delText>
        </w:r>
      </w:del>
      <w:ins w:id="763" w:author="Andy Kleinhesselink" w:date="2019-03-17T14:14:00Z">
        <w:r w:rsidR="003C080C">
          <w:rPr>
            <w:b/>
          </w:rPr>
          <w:t xml:space="preserve"> Across an Environmental Gradient</w:t>
        </w:r>
      </w:ins>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0B327F57"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w:t>
      </w:r>
      <w:del w:id="764" w:author="Andy Kleinhesselink" w:date="2019-03-17T13:56:00Z">
        <w:r w:rsidDel="00EB72C7">
          <w:delText xml:space="preserve">stress </w:delText>
        </w:r>
      </w:del>
      <w:r>
        <w:t xml:space="preserve">gradient and observational study design.  23 20 m long transects were sampled along the length of the roughly 220 m long </w:t>
      </w:r>
      <w:del w:id="765" w:author="Andy Kleinhesselink" w:date="2019-03-17T13:56:00Z">
        <w:r w:rsidDel="00EB72C7">
          <w:delText xml:space="preserve">stress </w:delText>
        </w:r>
      </w:del>
      <w:ins w:id="766" w:author="Andy Kleinhesselink" w:date="2019-03-17T13:56:00Z">
        <w:r w:rsidR="00EB72C7">
          <w:t xml:space="preserve">environmental </w:t>
        </w:r>
      </w:ins>
      <w:r>
        <w:t xml:space="preserve">gradient, running from </w:t>
      </w:r>
      <w:del w:id="767" w:author="Andy Kleinhesselink" w:date="2019-03-17T13:56:00Z">
        <w:r w:rsidDel="00EB72C7">
          <w:delText xml:space="preserve">low </w:delText>
        </w:r>
      </w:del>
      <w:ins w:id="768" w:author="Andy Kleinhesselink" w:date="2019-03-17T13:56:00Z">
        <w:r w:rsidR="00EB72C7">
          <w:t xml:space="preserve">sheltered </w:t>
        </w:r>
      </w:ins>
      <w:del w:id="769" w:author="Andy Kleinhesselink" w:date="2019-03-17T13:56:00Z">
        <w:r w:rsidDel="00EB72C7">
          <w:delText xml:space="preserve">stress in the </w:delText>
        </w:r>
      </w:del>
      <w:r>
        <w:t xml:space="preserve">SE </w:t>
      </w:r>
      <w:ins w:id="770" w:author="Andy Kleinhesselink" w:date="2019-03-17T13:56:00Z">
        <w:r w:rsidR="00EB72C7">
          <w:t xml:space="preserve">end (lower wind speed and finer sand) </w:t>
        </w:r>
      </w:ins>
      <w:ins w:id="771" w:author="Andy Kleinhesselink" w:date="2019-03-17T13:57:00Z">
        <w:r w:rsidR="00EB72C7">
          <w:t xml:space="preserve">to the </w:t>
        </w:r>
      </w:ins>
      <w:del w:id="772" w:author="Andy Kleinhesselink" w:date="2019-03-17T13:57:00Z">
        <w:r w:rsidDel="00EB72C7">
          <w:delText xml:space="preserve">and </w:delText>
        </w:r>
      </w:del>
      <w:ins w:id="773" w:author="Andy Kleinhesselink" w:date="2019-03-17T13:57:00Z">
        <w:r w:rsidR="00EB72C7">
          <w:t>more exposed NW end (higher wind speed and coarser sand</w:t>
        </w:r>
      </w:ins>
      <w:del w:id="774" w:author="Andy Kleinhesselink" w:date="2019-03-17T13:57:00Z">
        <w:r w:rsidDel="00EB72C7">
          <w:delText>high stress in the NW</w:delText>
        </w:r>
      </w:del>
      <w:ins w:id="775" w:author="Andy Kleinhesselink" w:date="2019-03-17T13:57:00Z">
        <w:r w:rsidR="00EB72C7">
          <w:t>)</w:t>
        </w:r>
      </w:ins>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0E1F6F67"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w:t>
      </w:r>
      <w:del w:id="776" w:author="Andy Kleinhesselink" w:date="2019-03-17T13:57:00Z">
        <w:r w:rsidDel="00EB72C7">
          <w:delText>low stress</w:delText>
        </w:r>
      </w:del>
      <w:ins w:id="777" w:author="Andy Kleinhesselink" w:date="2019-03-17T13:57:00Z">
        <w:r w:rsidR="00EB72C7">
          <w:t>SE</w:t>
        </w:r>
      </w:ins>
      <w:r>
        <w:t xml:space="preserve"> end of the gradient and nine located at the </w:t>
      </w:r>
      <w:del w:id="778" w:author="Andy Kleinhesselink" w:date="2019-03-17T13:57:00Z">
        <w:r w:rsidDel="00EB72C7">
          <w:delText>high stress</w:delText>
        </w:r>
      </w:del>
      <w:ins w:id="779" w:author="Andy Kleinhesselink" w:date="2019-03-17T13:57:00Z">
        <w:r w:rsidR="00EB72C7">
          <w:t>NW</w:t>
        </w:r>
      </w:ins>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del w:id="780" w:author="Andy Kleinhesselink" w:date="2019-03-17T13:58:00Z">
        <w:r w:rsidRPr="00EB72C7" w:rsidDel="00EB72C7">
          <w:rPr>
            <w:i/>
            <w:rPrChange w:id="781" w:author="Andy Kleinhesselink" w:date="2019-03-17T13:58:00Z">
              <w:rPr/>
            </w:rPrChange>
          </w:rPr>
          <w:delText>the two different species</w:delText>
        </w:r>
      </w:del>
      <w:ins w:id="782" w:author="Andy Kleinhesselink" w:date="2019-03-17T13:58:00Z">
        <w:r w:rsidR="00EB72C7" w:rsidRPr="00EB72C7">
          <w:rPr>
            <w:i/>
            <w:rPrChange w:id="783" w:author="Andy Kleinhesselink" w:date="2019-03-17T13:58:00Z">
              <w:rPr/>
            </w:rPrChange>
          </w:rPr>
          <w:t>Vulpia</w:t>
        </w:r>
        <w:r w:rsidR="00EB72C7">
          <w:t xml:space="preserve"> and </w:t>
        </w:r>
        <w:r w:rsidR="00EB72C7" w:rsidRPr="00EB72C7">
          <w:rPr>
            <w:i/>
            <w:rPrChange w:id="784" w:author="Andy Kleinhesselink" w:date="2019-03-17T13:58:00Z">
              <w:rPr/>
            </w:rPrChange>
          </w:rPr>
          <w:t>Bromus</w:t>
        </w:r>
      </w:ins>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020D9FDA"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w:t>
      </w:r>
      <w:del w:id="785" w:author="Andy Kleinhesselink" w:date="2019-03-17T13:58:00Z">
        <w:r w:rsidRPr="0051497E" w:rsidDel="00EB72C7">
          <w:rPr>
            <w:bCs/>
          </w:rPr>
          <w:delText xml:space="preserve">stress </w:delText>
        </w:r>
      </w:del>
      <w:r w:rsidRPr="0051497E">
        <w:rPr>
          <w:bCs/>
        </w:rPr>
        <w:t xml:space="preserve">gradient—larger symbols indicate larger sample size.  Lines and shaded areas show back-transformed means plus or minus standard error from a binomial model.  </w:t>
      </w:r>
      <w:del w:id="786" w:author="Andy Kleinhesselink" w:date="2019-03-17T13:59:00Z">
        <w:r w:rsidRPr="0051497E" w:rsidDel="00EB72C7">
          <w:rPr>
            <w:bCs/>
          </w:rPr>
          <w:delText xml:space="preserve">Positions further to the right on the plot correspond to increasing environmental stress. </w:delText>
        </w:r>
      </w:del>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09D22CCD"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w:t>
      </w:r>
      <w:del w:id="787" w:author="Andy Kleinhesselink" w:date="2019-03-17T13:59:00Z">
        <w:r w:rsidRPr="0051497E" w:rsidDel="00EB72C7">
          <w:rPr>
            <w:bCs/>
          </w:rPr>
          <w:delText xml:space="preserve">stress </w:delText>
        </w:r>
      </w:del>
      <w:r w:rsidRPr="0051497E">
        <w:rPr>
          <w:bCs/>
        </w:rPr>
        <w:t xml:space="preserve">gradient—larger symbols indicate larger sample size.  Lines and shaded areas show back-transformed means plus or minus standard error from a binomial model.  </w:t>
      </w:r>
      <w:del w:id="788" w:author="Andy Kleinhesselink" w:date="2019-03-17T13:59:00Z">
        <w:r w:rsidRPr="0051497E" w:rsidDel="00EB72C7">
          <w:rPr>
            <w:bCs/>
          </w:rPr>
          <w:delText xml:space="preserve">Positions further to the right on the plot correspond to increasing environmental stress. </w:delText>
        </w:r>
      </w:del>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0C99CA5D"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w:t>
      </w:r>
      <w:del w:id="789" w:author="Andy Kleinhesselink" w:date="2019-03-17T14:00:00Z">
        <w:r w:rsidRPr="0051497E" w:rsidDel="00EB72C7">
          <w:rPr>
            <w:bCs/>
          </w:rPr>
          <w:delText xml:space="preserve">stress </w:delText>
        </w:r>
      </w:del>
      <w:r w:rsidRPr="0051497E">
        <w:rPr>
          <w:bCs/>
        </w:rPr>
        <w:t>gradient—larger symbols indicate larger sample size.  Lines and shaded areas show back-transformed means plus or minus standard error from a binomial model</w:t>
      </w:r>
      <w:del w:id="790" w:author="Andy Kleinhesselink" w:date="2019-03-17T14:00:00Z">
        <w:r w:rsidRPr="0051497E" w:rsidDel="00EB72C7">
          <w:rPr>
            <w:bCs/>
          </w:rPr>
          <w:delText>.  Positions further to the right on the plot correspond to increasing environmental stress.</w:delText>
        </w:r>
      </w:del>
      <w:ins w:id="791" w:author="Andy Kleinhesselink" w:date="2019-03-17T14:00:00Z">
        <w:r w:rsidR="00EB72C7">
          <w:rPr>
            <w:bCs/>
          </w:rPr>
          <w:t>.</w:t>
        </w:r>
      </w:ins>
    </w:p>
    <w:sectPr w:rsidR="005778E1" w:rsidRPr="001E19A3" w:rsidSect="00270C41">
      <w:footerReference w:type="default" r:id="rId18"/>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E45542" w14:textId="77777777" w:rsidR="00BB7D6C" w:rsidRDefault="00BB7D6C">
      <w:pPr>
        <w:spacing w:after="0" w:line="240" w:lineRule="auto"/>
      </w:pPr>
      <w:r>
        <w:separator/>
      </w:r>
    </w:p>
  </w:endnote>
  <w:endnote w:type="continuationSeparator" w:id="0">
    <w:p w14:paraId="2DC5CD26" w14:textId="77777777" w:rsidR="00BB7D6C" w:rsidRDefault="00BB7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A4683F" w:rsidRDefault="00A4683F"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C3B6B" w14:textId="77777777" w:rsidR="00BB7D6C" w:rsidRDefault="00BB7D6C">
      <w:pPr>
        <w:spacing w:after="0" w:line="240" w:lineRule="auto"/>
      </w:pPr>
      <w:r>
        <w:separator/>
      </w:r>
    </w:p>
  </w:footnote>
  <w:footnote w:type="continuationSeparator" w:id="0">
    <w:p w14:paraId="5E69510F" w14:textId="77777777" w:rsidR="00BB7D6C" w:rsidRDefault="00BB7D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y Kleinhesselink">
    <w15:presenceInfo w15:providerId="Windows Live" w15:userId="6382bfecc743d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7196"/>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C12"/>
    <w:rsid w:val="001910C6"/>
    <w:rsid w:val="001920E7"/>
    <w:rsid w:val="0019676E"/>
    <w:rsid w:val="001A009D"/>
    <w:rsid w:val="001A211C"/>
    <w:rsid w:val="001D0F3E"/>
    <w:rsid w:val="001D30AE"/>
    <w:rsid w:val="001E19A3"/>
    <w:rsid w:val="001E2010"/>
    <w:rsid w:val="001F0FE4"/>
    <w:rsid w:val="001F39B8"/>
    <w:rsid w:val="001F5071"/>
    <w:rsid w:val="00202216"/>
    <w:rsid w:val="00206C95"/>
    <w:rsid w:val="00224D2D"/>
    <w:rsid w:val="002325D6"/>
    <w:rsid w:val="00245C18"/>
    <w:rsid w:val="00246113"/>
    <w:rsid w:val="0025369F"/>
    <w:rsid w:val="00270C41"/>
    <w:rsid w:val="0027520E"/>
    <w:rsid w:val="0028293A"/>
    <w:rsid w:val="002A1C33"/>
    <w:rsid w:val="002B1342"/>
    <w:rsid w:val="002B25A6"/>
    <w:rsid w:val="002B50CF"/>
    <w:rsid w:val="002B5C3D"/>
    <w:rsid w:val="002C0081"/>
    <w:rsid w:val="002C34E2"/>
    <w:rsid w:val="002D663B"/>
    <w:rsid w:val="002E27B5"/>
    <w:rsid w:val="002E2923"/>
    <w:rsid w:val="002F0D40"/>
    <w:rsid w:val="00315A57"/>
    <w:rsid w:val="00324E42"/>
    <w:rsid w:val="00340C50"/>
    <w:rsid w:val="00350E66"/>
    <w:rsid w:val="00357CC5"/>
    <w:rsid w:val="00361DC5"/>
    <w:rsid w:val="003649B2"/>
    <w:rsid w:val="00371A74"/>
    <w:rsid w:val="00374F3B"/>
    <w:rsid w:val="00381CF9"/>
    <w:rsid w:val="003843FF"/>
    <w:rsid w:val="00396FA6"/>
    <w:rsid w:val="003978D4"/>
    <w:rsid w:val="003A18F1"/>
    <w:rsid w:val="003C080C"/>
    <w:rsid w:val="003C1E60"/>
    <w:rsid w:val="003D39DE"/>
    <w:rsid w:val="003D67DE"/>
    <w:rsid w:val="003F7DB7"/>
    <w:rsid w:val="0041422A"/>
    <w:rsid w:val="00416AC8"/>
    <w:rsid w:val="00417C06"/>
    <w:rsid w:val="00434801"/>
    <w:rsid w:val="00445D29"/>
    <w:rsid w:val="00455D5C"/>
    <w:rsid w:val="004604BB"/>
    <w:rsid w:val="00470484"/>
    <w:rsid w:val="004721C4"/>
    <w:rsid w:val="00472CA2"/>
    <w:rsid w:val="00484132"/>
    <w:rsid w:val="0049617D"/>
    <w:rsid w:val="004A0613"/>
    <w:rsid w:val="004B3C52"/>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195A"/>
    <w:rsid w:val="00534318"/>
    <w:rsid w:val="005566CB"/>
    <w:rsid w:val="005567A7"/>
    <w:rsid w:val="005622D6"/>
    <w:rsid w:val="00571C1D"/>
    <w:rsid w:val="005735F8"/>
    <w:rsid w:val="005778E1"/>
    <w:rsid w:val="0059650F"/>
    <w:rsid w:val="005A5F58"/>
    <w:rsid w:val="005B1453"/>
    <w:rsid w:val="005B2A52"/>
    <w:rsid w:val="005C7D28"/>
    <w:rsid w:val="005D3A59"/>
    <w:rsid w:val="005F5D23"/>
    <w:rsid w:val="00600A9A"/>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D7BA2"/>
    <w:rsid w:val="006F26CF"/>
    <w:rsid w:val="00701C44"/>
    <w:rsid w:val="007060BE"/>
    <w:rsid w:val="00715C3B"/>
    <w:rsid w:val="00727481"/>
    <w:rsid w:val="007419F6"/>
    <w:rsid w:val="00743591"/>
    <w:rsid w:val="0075434A"/>
    <w:rsid w:val="00756110"/>
    <w:rsid w:val="007600F2"/>
    <w:rsid w:val="007656D4"/>
    <w:rsid w:val="007675AE"/>
    <w:rsid w:val="007749DB"/>
    <w:rsid w:val="00774F2C"/>
    <w:rsid w:val="007765B5"/>
    <w:rsid w:val="00796409"/>
    <w:rsid w:val="0079771A"/>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B0D23"/>
    <w:rsid w:val="008D63EA"/>
    <w:rsid w:val="008E35CB"/>
    <w:rsid w:val="008F2638"/>
    <w:rsid w:val="008F595E"/>
    <w:rsid w:val="008F62E3"/>
    <w:rsid w:val="008F752B"/>
    <w:rsid w:val="009164B1"/>
    <w:rsid w:val="00944FFF"/>
    <w:rsid w:val="00945386"/>
    <w:rsid w:val="00955DCC"/>
    <w:rsid w:val="009665A8"/>
    <w:rsid w:val="00981D58"/>
    <w:rsid w:val="009863A7"/>
    <w:rsid w:val="009A3CF9"/>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4532B"/>
    <w:rsid w:val="00B47225"/>
    <w:rsid w:val="00B77B18"/>
    <w:rsid w:val="00B80780"/>
    <w:rsid w:val="00B80D54"/>
    <w:rsid w:val="00B816D8"/>
    <w:rsid w:val="00B81F1E"/>
    <w:rsid w:val="00B97CF4"/>
    <w:rsid w:val="00BA2102"/>
    <w:rsid w:val="00BA5D86"/>
    <w:rsid w:val="00BA62E6"/>
    <w:rsid w:val="00BB2B8A"/>
    <w:rsid w:val="00BB7D6C"/>
    <w:rsid w:val="00BC3132"/>
    <w:rsid w:val="00BD1C84"/>
    <w:rsid w:val="00BD25A5"/>
    <w:rsid w:val="00BF7D8A"/>
    <w:rsid w:val="00C037FE"/>
    <w:rsid w:val="00C36E62"/>
    <w:rsid w:val="00C434EC"/>
    <w:rsid w:val="00C45911"/>
    <w:rsid w:val="00C51E64"/>
    <w:rsid w:val="00C5373E"/>
    <w:rsid w:val="00C647A1"/>
    <w:rsid w:val="00C668FE"/>
    <w:rsid w:val="00C678EF"/>
    <w:rsid w:val="00C72B1E"/>
    <w:rsid w:val="00C80DDF"/>
    <w:rsid w:val="00C828AD"/>
    <w:rsid w:val="00CC5B56"/>
    <w:rsid w:val="00CD6647"/>
    <w:rsid w:val="00CF0921"/>
    <w:rsid w:val="00D01271"/>
    <w:rsid w:val="00D02FE6"/>
    <w:rsid w:val="00D35F5C"/>
    <w:rsid w:val="00D3622D"/>
    <w:rsid w:val="00D43BAB"/>
    <w:rsid w:val="00D445ED"/>
    <w:rsid w:val="00D45705"/>
    <w:rsid w:val="00D465CE"/>
    <w:rsid w:val="00D60115"/>
    <w:rsid w:val="00D70B24"/>
    <w:rsid w:val="00D70EAA"/>
    <w:rsid w:val="00D717EC"/>
    <w:rsid w:val="00D76D51"/>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64B40"/>
    <w:rsid w:val="00E64E49"/>
    <w:rsid w:val="00E71449"/>
    <w:rsid w:val="00E74A97"/>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3650"/>
    <w:rsid w:val="00FC4F1B"/>
    <w:rsid w:val="00FD10A4"/>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kleinhesselink/moss_analysis/releases/tag/v1.3"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213F3-12FC-3149-8EB2-7E815D3FE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29</Pages>
  <Words>30278</Words>
  <Characters>172589</Characters>
  <Application>Microsoft Office Word</Application>
  <DocSecurity>0</DocSecurity>
  <Lines>1438</Lines>
  <Paragraphs>404</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202463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33</cp:revision>
  <cp:lastPrinted>2018-12-15T00:24:00Z</cp:lastPrinted>
  <dcterms:created xsi:type="dcterms:W3CDTF">2019-03-11T23:02:00Z</dcterms:created>
  <dcterms:modified xsi:type="dcterms:W3CDTF">2019-03-17T21:34:00Z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