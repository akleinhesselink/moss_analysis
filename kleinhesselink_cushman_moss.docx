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7C5D9B31" w:rsidR="006F26CF" w:rsidRPr="00A6092D" w:rsidRDefault="00AF68FE" w:rsidP="003D67DE">
      <w:pPr>
        <w:pStyle w:val="TitlePage"/>
        <w:spacing w:after="0"/>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60499B9E" w:rsidR="00680017" w:rsidRDefault="00680017" w:rsidP="00680017">
      <w:pPr>
        <w:pStyle w:val="TitlePage"/>
        <w:spacing w:after="0"/>
        <w:jc w:val="center"/>
        <w:rPr>
          <w:ins w:id="0" w:author="Andy Kleinhesselink" w:date="2018-12-14T17:58:00Z"/>
          <w:b/>
          <w:color w:val="000000" w:themeColor="text1"/>
        </w:rPr>
      </w:pPr>
      <w:ins w:id="1" w:author="Andy Kleinhesselink" w:date="2018-12-14T17:57:00Z">
        <w:r>
          <w:rPr>
            <w:b/>
            <w:color w:val="000000" w:themeColor="text1"/>
          </w:rPr>
          <w:t xml:space="preserve">Effects of </w:t>
        </w:r>
      </w:ins>
      <w:r w:rsidR="00AF68FE" w:rsidRPr="00A6092D">
        <w:rPr>
          <w:b/>
          <w:color w:val="000000" w:themeColor="text1"/>
        </w:rPr>
        <w:t>Native Bryophyte</w:t>
      </w:r>
      <w:ins w:id="2" w:author="Andy Kleinhesselink" w:date="2018-12-14T17:58:00Z">
        <w:r>
          <w:rPr>
            <w:b/>
            <w:color w:val="000000" w:themeColor="text1"/>
          </w:rPr>
          <w:t>s</w:t>
        </w:r>
      </w:ins>
      <w:r w:rsidR="00AF68FE" w:rsidRPr="00A6092D">
        <w:rPr>
          <w:b/>
          <w:color w:val="000000" w:themeColor="text1"/>
        </w:rPr>
        <w:t xml:space="preserve"> </w:t>
      </w:r>
      <w:del w:id="3" w:author="Andy Kleinhesselink" w:date="2018-12-14T17:57:00Z">
        <w:r w:rsidR="00EF5E92" w:rsidDel="00680017">
          <w:rPr>
            <w:b/>
            <w:color w:val="000000" w:themeColor="text1"/>
          </w:rPr>
          <w:delText>Controls</w:delText>
        </w:r>
        <w:r w:rsidR="00EF5E92" w:rsidRPr="00A6092D" w:rsidDel="00680017">
          <w:rPr>
            <w:b/>
            <w:color w:val="000000" w:themeColor="text1"/>
          </w:rPr>
          <w:delText xml:space="preserve"> </w:delText>
        </w:r>
      </w:del>
      <w:ins w:id="4" w:author="Andy Kleinhesselink" w:date="2018-12-14T17:57:00Z">
        <w:r>
          <w:rPr>
            <w:b/>
            <w:color w:val="000000" w:themeColor="text1"/>
          </w:rPr>
          <w:t>on Exotic Grass</w:t>
        </w:r>
      </w:ins>
      <w:ins w:id="5" w:author="Andy Kleinhesselink" w:date="2018-12-14T17:59:00Z">
        <w:r>
          <w:rPr>
            <w:b/>
            <w:color w:val="000000" w:themeColor="text1"/>
          </w:rPr>
          <w:t xml:space="preserve"> Invasion:</w:t>
        </w:r>
      </w:ins>
    </w:p>
    <w:p w14:paraId="36C6D703" w14:textId="1C0864C6" w:rsidR="00EF5E92" w:rsidDel="00680017" w:rsidRDefault="00680017">
      <w:pPr>
        <w:pStyle w:val="TitlePage"/>
        <w:spacing w:after="0"/>
        <w:jc w:val="center"/>
        <w:rPr>
          <w:del w:id="6" w:author="Andy Kleinhesselink" w:date="2018-12-14T17:58:00Z"/>
          <w:b/>
          <w:color w:val="000000" w:themeColor="text1"/>
        </w:rPr>
      </w:pPr>
      <w:ins w:id="7" w:author="Andy Kleinhesselink" w:date="2018-12-14T17:59:00Z">
        <w:r>
          <w:rPr>
            <w:b/>
            <w:color w:val="000000" w:themeColor="text1"/>
          </w:rPr>
          <w:t>a Test of the Stress Gradient Hypothesis</w:t>
        </w:r>
      </w:ins>
      <w:del w:id="8" w:author="Andy Kleinhesselink" w:date="2018-12-14T17:58:00Z">
        <w:r w:rsidR="00AF68FE" w:rsidRPr="00A6092D" w:rsidDel="00680017">
          <w:rPr>
            <w:b/>
            <w:color w:val="000000" w:themeColor="text1"/>
          </w:rPr>
          <w:delText xml:space="preserve">Exotic Grass </w:delText>
        </w:r>
        <w:r w:rsidR="00AE5F16" w:rsidDel="00680017">
          <w:rPr>
            <w:b/>
            <w:color w:val="000000" w:themeColor="text1"/>
          </w:rPr>
          <w:delText>Performance</w:delText>
        </w:r>
      </w:del>
    </w:p>
    <w:p w14:paraId="404D0017" w14:textId="1F8502E2" w:rsidR="006F26CF" w:rsidRPr="00A6092D" w:rsidRDefault="00AE5F16" w:rsidP="00680017">
      <w:pPr>
        <w:pStyle w:val="TitlePage"/>
        <w:spacing w:after="0"/>
        <w:jc w:val="center"/>
        <w:rPr>
          <w:b/>
          <w:color w:val="000000" w:themeColor="text1"/>
        </w:rPr>
      </w:pPr>
      <w:del w:id="9" w:author="Andy Kleinhesselink" w:date="2018-12-14T17:58:00Z">
        <w:r w:rsidRPr="00A6092D" w:rsidDel="00680017">
          <w:rPr>
            <w:b/>
            <w:color w:val="000000" w:themeColor="text1"/>
          </w:rPr>
          <w:delText xml:space="preserve"> </w:delText>
        </w:r>
        <w:r w:rsidR="00AF68FE" w:rsidRPr="00A6092D" w:rsidDel="00680017">
          <w:rPr>
            <w:b/>
            <w:color w:val="000000" w:themeColor="text1"/>
          </w:rPr>
          <w:delText>Across a</w:delText>
        </w:r>
        <w:r w:rsidR="00EF5E92" w:rsidDel="00680017">
          <w:rPr>
            <w:b/>
            <w:color w:val="000000" w:themeColor="text1"/>
          </w:rPr>
          <w:delText xml:space="preserve"> </w:delText>
        </w:r>
        <w:r w:rsidR="00AF68FE" w:rsidRPr="00A6092D" w:rsidDel="00680017">
          <w:rPr>
            <w:b/>
            <w:color w:val="000000" w:themeColor="text1"/>
          </w:rPr>
          <w:delText>Stress Gradient</w:delText>
        </w:r>
      </w:del>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10" w:name="move460853090"/>
      <w:bookmarkEnd w:id="1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2B5C3D" w:rsidRDefault="00D01271">
      <w:pPr>
        <w:suppressLineNumbers/>
        <w:spacing w:after="0"/>
        <w:ind w:left="180" w:hanging="180"/>
        <w:rPr>
          <w:rFonts w:eastAsia="Times New Roman" w:cs="Times New Roman"/>
          <w:color w:val="000000" w:themeColor="text1"/>
          <w:szCs w:val="24"/>
          <w:rPrChange w:id="11" w:author="Hall Cushman" w:date="2018-12-17T20:53:00Z">
            <w:rPr>
              <w:rFonts w:eastAsia="Times New Roman" w:cs="Times New Roman"/>
              <w:szCs w:val="24"/>
            </w:rPr>
          </w:rPrChange>
        </w:rPr>
        <w:pPrChange w:id="12" w:author="Hall Cushman" w:date="2018-12-17T20:53:00Z">
          <w:pPr>
            <w:suppressLineNumbers/>
            <w:spacing w:after="0"/>
            <w:ind w:firstLine="0"/>
          </w:pPr>
        </w:pPrChange>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2B5C3D">
        <w:rPr>
          <w:rFonts w:eastAsia="Times New Roman" w:cs="Times New Roman"/>
          <w:color w:val="000000" w:themeColor="text1"/>
          <w:szCs w:val="24"/>
          <w:shd w:val="clear" w:color="auto" w:fill="FFFFFF"/>
          <w:rPrChange w:id="13" w:author="Hall Cushman" w:date="2018-12-17T20:53:00Z">
            <w:rPr>
              <w:rFonts w:eastAsia="Times New Roman" w:cs="Times New Roman"/>
              <w:color w:val="666666"/>
              <w:szCs w:val="24"/>
              <w:shd w:val="clear" w:color="auto" w:fill="FFFFFF"/>
            </w:rPr>
          </w:rPrChange>
        </w:rPr>
        <w:t>90095</w:t>
      </w:r>
      <w:r w:rsidR="004D05C9" w:rsidRPr="002B5C3D">
        <w:rPr>
          <w:rFonts w:eastAsia="Times New Roman" w:cs="Times New Roman"/>
          <w:color w:val="000000" w:themeColor="text1"/>
          <w:szCs w:val="24"/>
          <w:shd w:val="clear" w:color="auto" w:fill="FFFFFF"/>
          <w:rPrChange w:id="14" w:author="Hall Cushman" w:date="2018-12-17T20:53:00Z">
            <w:rPr>
              <w:rFonts w:eastAsia="Times New Roman" w:cs="Times New Roman"/>
              <w:color w:val="666666"/>
              <w:szCs w:val="24"/>
              <w:shd w:val="clear" w:color="auto" w:fill="FFFFFF"/>
            </w:rPr>
          </w:rPrChange>
        </w:rPr>
        <w:t xml:space="preserve"> </w:t>
      </w:r>
      <w:r w:rsidR="004D05C9" w:rsidRPr="002B5C3D">
        <w:rPr>
          <w:rFonts w:cs="Times New Roman"/>
          <w:color w:val="000000" w:themeColor="text1"/>
          <w:szCs w:val="24"/>
        </w:rPr>
        <w:t>USA</w:t>
      </w:r>
    </w:p>
    <w:p w14:paraId="1AEF9CF1" w14:textId="4EBB2E59" w:rsidR="006F26CF" w:rsidRPr="000F5EA2" w:rsidRDefault="007060BE">
      <w:pPr>
        <w:pStyle w:val="TitlePage"/>
        <w:spacing w:after="0"/>
        <w:ind w:left="180" w:hanging="180"/>
        <w:outlineLvl w:val="0"/>
        <w:rPr>
          <w:rFonts w:cs="Times New Roman"/>
          <w:color w:val="000000" w:themeColor="text1"/>
          <w:szCs w:val="24"/>
        </w:rPr>
        <w:pPrChange w:id="15" w:author="Hall Cushman" w:date="2018-12-17T20:53:00Z">
          <w:pPr>
            <w:pStyle w:val="TitlePage"/>
            <w:spacing w:after="0"/>
            <w:outlineLvl w:val="0"/>
          </w:pPr>
        </w:pPrChange>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ins w:id="16" w:author="Hall Cushman" w:date="2018-12-17T20:53:00Z">
        <w:r w:rsidR="002B5C3D">
          <w:rPr>
            <w:rFonts w:cs="Times New Roman"/>
            <w:color w:val="000000" w:themeColor="text1"/>
            <w:szCs w:val="24"/>
          </w:rPr>
          <w:t>,</w:t>
        </w:r>
      </w:ins>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5C70BFF3"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48F32DBC" w14:textId="0512A1A9" w:rsidR="00470484" w:rsidRDefault="00470484" w:rsidP="00AE5F16">
      <w:pPr>
        <w:pStyle w:val="TitlePage"/>
        <w:spacing w:after="0"/>
        <w:outlineLvl w:val="0"/>
        <w:rPr>
          <w:ins w:id="17" w:author="Andy Kleinhesselink" w:date="2018-12-14T18:00:00Z"/>
          <w:rFonts w:cs="Times New Roman"/>
          <w:color w:val="000000" w:themeColor="text1"/>
          <w:szCs w:val="24"/>
        </w:rPr>
      </w:pPr>
      <w:ins w:id="18" w:author="Andy Kleinhesselink" w:date="2018-12-14T18:00:00Z">
        <w:r>
          <w:rPr>
            <w:rFonts w:cs="Times New Roman"/>
            <w:color w:val="000000" w:themeColor="text1"/>
            <w:szCs w:val="24"/>
          </w:rPr>
          <w:t xml:space="preserve">Running Head:  </w:t>
        </w:r>
        <w:r w:rsidRPr="00470484">
          <w:rPr>
            <w:rFonts w:cs="Times New Roman"/>
            <w:i/>
            <w:color w:val="000000" w:themeColor="text1"/>
            <w:szCs w:val="24"/>
            <w:rPrChange w:id="19" w:author="Andy Kleinhesselink" w:date="2018-12-14T18:01:00Z">
              <w:rPr>
                <w:rFonts w:cs="Times New Roman"/>
                <w:color w:val="000000" w:themeColor="text1"/>
                <w:szCs w:val="24"/>
              </w:rPr>
            </w:rPrChange>
          </w:rPr>
          <w:t xml:space="preserve">Moss </w:t>
        </w:r>
      </w:ins>
      <w:ins w:id="20" w:author="Andy Kleinhesselink" w:date="2018-12-20T15:48:00Z">
        <w:r w:rsidR="00DF2FED">
          <w:rPr>
            <w:rFonts w:cs="Times New Roman"/>
            <w:i/>
            <w:color w:val="000000" w:themeColor="text1"/>
            <w:szCs w:val="24"/>
          </w:rPr>
          <w:t xml:space="preserve">Effects </w:t>
        </w:r>
      </w:ins>
      <w:ins w:id="21" w:author="Andy Kleinhesselink" w:date="2018-12-14T18:00:00Z">
        <w:r w:rsidRPr="00470484">
          <w:rPr>
            <w:rFonts w:cs="Times New Roman"/>
            <w:i/>
            <w:color w:val="000000" w:themeColor="text1"/>
            <w:szCs w:val="24"/>
            <w:rPrChange w:id="22" w:author="Andy Kleinhesselink" w:date="2018-12-14T18:01:00Z">
              <w:rPr>
                <w:rFonts w:cs="Times New Roman"/>
                <w:color w:val="000000" w:themeColor="text1"/>
                <w:szCs w:val="24"/>
              </w:rPr>
            </w:rPrChange>
          </w:rPr>
          <w:t xml:space="preserve">on </w:t>
        </w:r>
      </w:ins>
      <w:ins w:id="23" w:author="Andy Kleinhesselink" w:date="2018-12-20T15:47:00Z">
        <w:r w:rsidR="00DF2FED">
          <w:rPr>
            <w:rFonts w:cs="Times New Roman"/>
            <w:i/>
            <w:color w:val="000000" w:themeColor="text1"/>
            <w:szCs w:val="24"/>
          </w:rPr>
          <w:t xml:space="preserve">Exotic </w:t>
        </w:r>
      </w:ins>
      <w:ins w:id="24" w:author="Andy Kleinhesselink" w:date="2018-12-20T15:48:00Z">
        <w:r w:rsidR="00DF2FED">
          <w:rPr>
            <w:rFonts w:cs="Times New Roman"/>
            <w:i/>
            <w:color w:val="000000" w:themeColor="text1"/>
            <w:szCs w:val="24"/>
          </w:rPr>
          <w:t>Grass</w:t>
        </w:r>
      </w:ins>
    </w:p>
    <w:p w14:paraId="2358E8A8" w14:textId="1DF14313" w:rsidR="00600A9A" w:rsidRDefault="00470484" w:rsidP="00AE5F16">
      <w:pPr>
        <w:pStyle w:val="TitlePage"/>
        <w:spacing w:after="0"/>
        <w:outlineLvl w:val="0"/>
        <w:rPr>
          <w:ins w:id="25" w:author="Andy Kleinhesselink" w:date="2018-12-14T18:02:00Z"/>
          <w:rFonts w:cs="Times New Roman"/>
          <w:color w:val="000000" w:themeColor="text1"/>
          <w:szCs w:val="24"/>
        </w:rPr>
      </w:pPr>
      <w:ins w:id="26" w:author="Andy Kleinhesselink" w:date="2018-12-14T17:59:00Z">
        <w:r>
          <w:rPr>
            <w:rFonts w:cs="Times New Roman"/>
            <w:color w:val="000000" w:themeColor="text1"/>
            <w:szCs w:val="24"/>
          </w:rPr>
          <w:t xml:space="preserve">Word count: </w:t>
        </w:r>
      </w:ins>
      <w:ins w:id="27" w:author="Andy Kleinhesselink" w:date="2018-12-14T18:02:00Z">
        <w:r>
          <w:rPr>
            <w:rFonts w:cs="Times New Roman"/>
            <w:color w:val="000000" w:themeColor="text1"/>
            <w:szCs w:val="24"/>
          </w:rPr>
          <w:fldChar w:fldCharType="begin"/>
        </w:r>
        <w:r>
          <w:rPr>
            <w:rFonts w:cs="Times New Roman"/>
            <w:color w:val="000000" w:themeColor="text1"/>
            <w:szCs w:val="24"/>
          </w:rPr>
          <w:instrText xml:space="preserve"> NUMWORDS  \* MERGEFORMAT </w:instrText>
        </w:r>
      </w:ins>
      <w:r>
        <w:rPr>
          <w:rFonts w:cs="Times New Roman"/>
          <w:color w:val="000000" w:themeColor="text1"/>
          <w:szCs w:val="24"/>
        </w:rPr>
        <w:fldChar w:fldCharType="separate"/>
      </w:r>
      <w:ins w:id="28" w:author="Andy Kleinhesselink" w:date="2018-12-14T18:02:00Z">
        <w:r w:rsidR="008F2638">
          <w:rPr>
            <w:rFonts w:cs="Times New Roman"/>
            <w:noProof/>
            <w:color w:val="000000" w:themeColor="text1"/>
            <w:szCs w:val="24"/>
          </w:rPr>
          <w:t>5158</w:t>
        </w:r>
        <w:r>
          <w:rPr>
            <w:rFonts w:cs="Times New Roman"/>
            <w:color w:val="000000" w:themeColor="text1"/>
            <w:szCs w:val="24"/>
          </w:rPr>
          <w:fldChar w:fldCharType="end"/>
        </w:r>
      </w:ins>
    </w:p>
    <w:p w14:paraId="65F5B43B" w14:textId="291036EF" w:rsidR="00470484" w:rsidRDefault="008F2638" w:rsidP="00AE5F16">
      <w:pPr>
        <w:pStyle w:val="TitlePage"/>
        <w:spacing w:after="0"/>
        <w:outlineLvl w:val="0"/>
        <w:rPr>
          <w:ins w:id="29" w:author="Andy Kleinhesselink" w:date="2018-12-14T18:03:00Z"/>
          <w:rFonts w:cs="Times New Roman"/>
          <w:color w:val="000000" w:themeColor="text1"/>
          <w:szCs w:val="24"/>
        </w:rPr>
      </w:pPr>
      <w:ins w:id="30" w:author="Andy Kleinhesselink" w:date="2018-12-14T18:03:00Z">
        <w:r>
          <w:rPr>
            <w:rFonts w:cs="Times New Roman"/>
            <w:color w:val="000000" w:themeColor="text1"/>
            <w:szCs w:val="24"/>
          </w:rPr>
          <w:t xml:space="preserve">Pages: </w:t>
        </w:r>
        <w:r>
          <w:rPr>
            <w:rFonts w:cs="Times New Roman"/>
            <w:color w:val="000000" w:themeColor="text1"/>
            <w:szCs w:val="24"/>
          </w:rPr>
          <w:fldChar w:fldCharType="begin"/>
        </w:r>
        <w:r>
          <w:rPr>
            <w:rFonts w:cs="Times New Roman"/>
            <w:color w:val="000000" w:themeColor="text1"/>
            <w:szCs w:val="24"/>
          </w:rPr>
          <w:instrText xml:space="preserve"> NUMPAGES  \* MERGEFORMAT </w:instrText>
        </w:r>
      </w:ins>
      <w:r>
        <w:rPr>
          <w:rFonts w:cs="Times New Roman"/>
          <w:color w:val="000000" w:themeColor="text1"/>
          <w:szCs w:val="24"/>
        </w:rPr>
        <w:fldChar w:fldCharType="separate"/>
      </w:r>
      <w:ins w:id="31" w:author="Andy Kleinhesselink" w:date="2018-12-14T18:03:00Z">
        <w:r>
          <w:rPr>
            <w:rFonts w:cs="Times New Roman"/>
            <w:noProof/>
            <w:color w:val="000000" w:themeColor="text1"/>
            <w:szCs w:val="24"/>
          </w:rPr>
          <w:t>22</w:t>
        </w:r>
        <w:r>
          <w:rPr>
            <w:rFonts w:cs="Times New Roman"/>
            <w:color w:val="000000" w:themeColor="text1"/>
            <w:szCs w:val="24"/>
          </w:rPr>
          <w:fldChar w:fldCharType="end"/>
        </w:r>
      </w:ins>
    </w:p>
    <w:p w14:paraId="6E183734" w14:textId="323A38B9" w:rsidR="008F2638" w:rsidRDefault="008F2638" w:rsidP="00AE5F16">
      <w:pPr>
        <w:pStyle w:val="TitlePage"/>
        <w:spacing w:after="0"/>
        <w:outlineLvl w:val="0"/>
        <w:rPr>
          <w:ins w:id="32" w:author="Andy Kleinhesselink" w:date="2018-12-14T18:03:00Z"/>
          <w:rFonts w:cs="Times New Roman"/>
          <w:color w:val="000000" w:themeColor="text1"/>
          <w:szCs w:val="24"/>
        </w:rPr>
      </w:pPr>
      <w:ins w:id="33" w:author="Andy Kleinhesselink" w:date="2018-12-14T18:03:00Z">
        <w:r>
          <w:rPr>
            <w:rFonts w:cs="Times New Roman"/>
            <w:color w:val="000000" w:themeColor="text1"/>
            <w:szCs w:val="24"/>
          </w:rPr>
          <w:t xml:space="preserve">Figures: 3 </w:t>
        </w:r>
      </w:ins>
    </w:p>
    <w:p w14:paraId="7E9EE5E0" w14:textId="1F8B4320" w:rsidR="008F2638" w:rsidRPr="000F5EA2" w:rsidRDefault="008F2638" w:rsidP="00AE5F16">
      <w:pPr>
        <w:pStyle w:val="TitlePage"/>
        <w:spacing w:after="0"/>
        <w:outlineLvl w:val="0"/>
        <w:rPr>
          <w:rFonts w:cs="Times New Roman"/>
          <w:color w:val="000000" w:themeColor="text1"/>
          <w:szCs w:val="24"/>
        </w:rPr>
      </w:pPr>
      <w:ins w:id="34" w:author="Andy Kleinhesselink" w:date="2018-12-14T18:03:00Z">
        <w:r>
          <w:rPr>
            <w:rFonts w:cs="Times New Roman"/>
            <w:color w:val="000000" w:themeColor="text1"/>
            <w:szCs w:val="24"/>
          </w:rPr>
          <w:t xml:space="preserve">Parts:  Main text, </w:t>
        </w:r>
      </w:ins>
      <w:ins w:id="35" w:author="Andy Kleinhesselink" w:date="2018-12-14T18:04:00Z">
        <w:r>
          <w:rPr>
            <w:rFonts w:cs="Times New Roman"/>
            <w:color w:val="000000" w:themeColor="text1"/>
            <w:szCs w:val="24"/>
          </w:rPr>
          <w:t>Supporting Information Additional Figures</w:t>
        </w:r>
      </w:ins>
      <w:ins w:id="36" w:author="Andy Kleinhesselink" w:date="2018-12-31T14:30:00Z">
        <w:r w:rsidR="00D02FE6">
          <w:rPr>
            <w:rFonts w:cs="Times New Roman"/>
            <w:color w:val="000000" w:themeColor="text1"/>
            <w:szCs w:val="24"/>
          </w:rPr>
          <w:t>, R code</w:t>
        </w:r>
      </w:ins>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75E55FA1"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ins w:id="37" w:author="Hall Cushman" w:date="2018-12-19T09:24:00Z">
        <w:r w:rsidR="00BB2B8A">
          <w:rPr>
            <w:rFonts w:cs="Times New Roman"/>
            <w:color w:val="000000" w:themeColor="text1"/>
          </w:rPr>
          <w:t xml:space="preserve">that </w:t>
        </w:r>
      </w:ins>
      <w:r w:rsidR="00270C41">
        <w:rPr>
          <w:rFonts w:cs="Times New Roman"/>
          <w:color w:val="000000" w:themeColor="text1"/>
        </w:rPr>
        <w:t xml:space="preserve">native biodiversity plays in controlling exotic species invasion is a critical goal in ecology. </w:t>
      </w:r>
      <w:bookmarkStart w:id="38" w:name="__UnoMark__967_1065309592"/>
      <w:bookmarkStart w:id="39" w:name="__UnoMark__690_1065309592"/>
      <w:bookmarkStart w:id="40" w:name="__UnoMark__775_1065309592"/>
      <w:bookmarkStart w:id="41" w:name="__UnoMark__903_1248546854"/>
      <w:bookmarkStart w:id="42" w:name="__UnoMark__824_1065309592"/>
      <w:bookmarkStart w:id="43" w:name="__UnoMark__940_1248546854"/>
      <w:bookmarkStart w:id="44" w:name="__UnoMark__982_1248546854"/>
      <w:bookmarkStart w:id="45" w:name="__UnoMark__910_1065309592"/>
      <w:bookmarkStart w:id="46" w:name="__UnoMark__965_16483194"/>
      <w:bookmarkStart w:id="47" w:name="__UnoMark__648_1065309592"/>
      <w:bookmarkStart w:id="48" w:name="__UnoMark__795_1226937769"/>
      <w:bookmarkStart w:id="49" w:name="__UnoMark__619_1065309592"/>
      <w:bookmarkStart w:id="50" w:name="__UnoMark__882_1248546854"/>
      <w:bookmarkStart w:id="51" w:name="__UnoMark__817_16483194"/>
      <w:bookmarkStart w:id="52" w:name="__UnoMark__724_1065309592"/>
      <w:bookmarkStart w:id="53" w:name="__UnoMark__960_1248546854"/>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00484132">
        <w:rPr>
          <w:rFonts w:cs="Times New Roman"/>
          <w:color w:val="000000" w:themeColor="text1"/>
        </w:rPr>
        <w:t xml:space="preserve">The stress gradient hypothesis (SGH) provides a unifying framework for understanding </w:t>
      </w:r>
      <w:commentRangeStart w:id="54"/>
      <w:r w:rsidR="00484132">
        <w:rPr>
          <w:rFonts w:cs="Times New Roman"/>
          <w:color w:val="000000" w:themeColor="text1"/>
        </w:rPr>
        <w:t>the</w:t>
      </w:r>
      <w:r w:rsidR="008B0D23">
        <w:rPr>
          <w:rFonts w:cs="Times New Roman"/>
          <w:color w:val="000000" w:themeColor="text1"/>
        </w:rPr>
        <w:t xml:space="preserve"> range</w:t>
      </w:r>
      <w:r w:rsidR="00484132">
        <w:rPr>
          <w:rFonts w:cs="Times New Roman"/>
          <w:color w:val="000000" w:themeColor="text1"/>
        </w:rPr>
        <w:t xml:space="preserve"> </w:t>
      </w:r>
      <w:r w:rsidR="008B0D23">
        <w:rPr>
          <w:rFonts w:cs="Times New Roman"/>
          <w:color w:val="000000" w:themeColor="text1"/>
        </w:rPr>
        <w:t xml:space="preserve">effects </w:t>
      </w:r>
      <w:del w:id="55" w:author="Andy Kleinhesselink" w:date="2018-12-31T14:31:00Z">
        <w:r w:rsidR="008B0D23" w:rsidDel="00D02FE6">
          <w:rPr>
            <w:rFonts w:cs="Times New Roman"/>
            <w:color w:val="000000" w:themeColor="text1"/>
          </w:rPr>
          <w:delText xml:space="preserve">of </w:delText>
        </w:r>
        <w:r w:rsidR="00484132" w:rsidDel="00D02FE6">
          <w:rPr>
            <w:rFonts w:cs="Times New Roman"/>
            <w:color w:val="000000" w:themeColor="text1"/>
          </w:rPr>
          <w:delText>natives</w:delText>
        </w:r>
      </w:del>
      <w:ins w:id="56" w:author="Andy Kleinhesselink" w:date="2018-12-31T14:31:00Z">
        <w:r w:rsidR="00D02FE6">
          <w:rPr>
            <w:rFonts w:cs="Times New Roman"/>
            <w:color w:val="000000" w:themeColor="text1"/>
          </w:rPr>
          <w:t>that native species have on</w:t>
        </w:r>
      </w:ins>
      <w:r w:rsidR="00484132">
        <w:rPr>
          <w:rFonts w:cs="Times New Roman"/>
          <w:color w:val="000000" w:themeColor="text1"/>
        </w:rPr>
        <w:t xml:space="preserve"> </w:t>
      </w:r>
      <w:del w:id="57" w:author="Andy Kleinhesselink" w:date="2018-12-31T14:31:00Z">
        <w:r w:rsidR="008B0D23" w:rsidDel="00D02FE6">
          <w:rPr>
            <w:rFonts w:cs="Times New Roman"/>
            <w:color w:val="000000" w:themeColor="text1"/>
          </w:rPr>
          <w:delText xml:space="preserve">on </w:delText>
        </w:r>
      </w:del>
      <w:r w:rsidR="00270C41">
        <w:rPr>
          <w:rFonts w:cs="Times New Roman"/>
          <w:color w:val="000000" w:themeColor="text1"/>
        </w:rPr>
        <w:t>invasive species</w:t>
      </w:r>
      <w:commentRangeEnd w:id="54"/>
      <w:r w:rsidR="00BB2B8A">
        <w:rPr>
          <w:rStyle w:val="CommentReference"/>
        </w:rPr>
        <w:commentReference w:id="54"/>
      </w:r>
      <w:r w:rsidR="008B0D23">
        <w:rPr>
          <w:rFonts w:cs="Times New Roman"/>
          <w:color w:val="000000" w:themeColor="text1"/>
        </w:rPr>
        <w:t>.</w:t>
      </w:r>
      <w:r>
        <w:rPr>
          <w:rFonts w:cs="Times New Roman"/>
          <w:color w:val="000000" w:themeColor="text1"/>
        </w:rPr>
        <w:t xml:space="preserve"> </w:t>
      </w:r>
      <w:del w:id="58" w:author="Hall Cushman" w:date="2018-12-19T09:25:00Z">
        <w:r w:rsidDel="00BB2B8A">
          <w:rPr>
            <w:rFonts w:cs="Times New Roman"/>
            <w:color w:val="000000" w:themeColor="text1"/>
          </w:rPr>
          <w:delText xml:space="preserve"> </w:delText>
        </w:r>
      </w:del>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ins w:id="59" w:author="Andy Kleinhesselink" w:date="2018-12-31T14:31:00Z">
        <w:r w:rsidR="00D02FE6">
          <w:rPr>
            <w:rFonts w:cs="Times New Roman"/>
            <w:color w:val="000000" w:themeColor="text1"/>
          </w:rPr>
          <w:t xml:space="preserve">compete with and </w:t>
        </w:r>
      </w:ins>
      <w:r w:rsidR="008B0D23">
        <w:rPr>
          <w:rFonts w:cs="Times New Roman"/>
          <w:color w:val="000000" w:themeColor="text1"/>
        </w:rPr>
        <w:t>inhibit</w:t>
      </w:r>
      <w:r w:rsidR="00270C41">
        <w:rPr>
          <w:rFonts w:cs="Times New Roman"/>
          <w:color w:val="000000" w:themeColor="text1"/>
        </w:rPr>
        <w:t xml:space="preserve"> </w:t>
      </w:r>
      <w:del w:id="60" w:author="Andy Kleinhesselink" w:date="2018-12-31T14:31:00Z">
        <w:r w:rsidR="008B0D23" w:rsidDel="00D02FE6">
          <w:rPr>
            <w:rFonts w:cs="Times New Roman"/>
            <w:color w:val="000000" w:themeColor="text1"/>
          </w:rPr>
          <w:delText>invasive species</w:delText>
        </w:r>
      </w:del>
      <w:ins w:id="61" w:author="Andy Kleinhesselink" w:date="2018-12-31T14:31:00Z">
        <w:r w:rsidR="00D02FE6">
          <w:rPr>
            <w:rFonts w:cs="Times New Roman"/>
            <w:color w:val="000000" w:themeColor="text1"/>
          </w:rPr>
          <w:t>species invasion</w:t>
        </w:r>
      </w:ins>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ins w:id="62" w:author="Hall Cushman" w:date="2018-12-19T09:26:00Z">
        <w:r w:rsidR="00BB2B8A">
          <w:rPr>
            <w:rFonts w:cs="Times New Roman"/>
            <w:color w:val="000000" w:themeColor="text1"/>
          </w:rPr>
          <w:t xml:space="preserve">previous </w:t>
        </w:r>
      </w:ins>
      <w:r w:rsidR="008B0D23">
        <w:rPr>
          <w:rFonts w:cs="Times New Roman"/>
          <w:color w:val="000000" w:themeColor="text1"/>
        </w:rPr>
        <w:t xml:space="preserve">studies </w:t>
      </w:r>
      <w:del w:id="63" w:author="Hall Cushman" w:date="2018-12-19T09:25:00Z">
        <w:r w:rsidR="008B0D23" w:rsidDel="00BB2B8A">
          <w:rPr>
            <w:rFonts w:cs="Times New Roman"/>
            <w:color w:val="000000" w:themeColor="text1"/>
          </w:rPr>
          <w:delText xml:space="preserve">on </w:delText>
        </w:r>
      </w:del>
      <w:ins w:id="64" w:author="Hall Cushman" w:date="2018-12-19T09:25:00Z">
        <w:r w:rsidR="00BB2B8A">
          <w:rPr>
            <w:rFonts w:cs="Times New Roman"/>
            <w:color w:val="000000" w:themeColor="text1"/>
          </w:rPr>
          <w:t xml:space="preserve">of </w:t>
        </w:r>
      </w:ins>
      <w:r w:rsidR="008B0D23">
        <w:rPr>
          <w:rFonts w:cs="Times New Roman"/>
          <w:color w:val="000000" w:themeColor="text1"/>
        </w:rPr>
        <w:t xml:space="preserve">exotic plant invasion and the SGH </w:t>
      </w:r>
      <w:ins w:id="65" w:author="Hall Cushman" w:date="2018-12-19T09:25:00Z">
        <w:r w:rsidR="00BB2B8A">
          <w:rPr>
            <w:rFonts w:cs="Times New Roman"/>
            <w:color w:val="000000" w:themeColor="text1"/>
          </w:rPr>
          <w:t xml:space="preserve">have </w:t>
        </w:r>
      </w:ins>
      <w:r w:rsidR="008B0D23">
        <w:rPr>
          <w:rFonts w:cs="Times New Roman"/>
          <w:color w:val="000000" w:themeColor="text1"/>
        </w:rPr>
        <w:t>focus</w:t>
      </w:r>
      <w:ins w:id="66" w:author="Hall Cushman" w:date="2018-12-19T09:26:00Z">
        <w:r w:rsidR="00BB2B8A">
          <w:rPr>
            <w:rFonts w:cs="Times New Roman"/>
            <w:color w:val="000000" w:themeColor="text1"/>
          </w:rPr>
          <w:t>ed</w:t>
        </w:r>
      </w:ins>
      <w:r w:rsidR="008B0D23">
        <w:rPr>
          <w:rFonts w:cs="Times New Roman"/>
          <w:color w:val="000000" w:themeColor="text1"/>
        </w:rPr>
        <w:t xml:space="preserve"> only on interactions between vascular plants. </w:t>
      </w:r>
      <w:del w:id="67" w:author="Hall Cushman" w:date="2018-12-19T09:26:00Z">
        <w:r w:rsidR="008B0D23" w:rsidDel="00BB2B8A">
          <w:rPr>
            <w:rFonts w:cs="Times New Roman"/>
            <w:color w:val="000000" w:themeColor="text1"/>
          </w:rPr>
          <w:delText xml:space="preserve"> </w:delText>
        </w:r>
      </w:del>
      <w:r w:rsidR="008B0D23">
        <w:rPr>
          <w:rFonts w:cs="Times New Roman"/>
          <w:color w:val="000000" w:themeColor="text1"/>
        </w:rPr>
        <w:t>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w:t>
      </w:r>
      <w:r w:rsidR="008B0D23">
        <w:rPr>
          <w:rFonts w:cs="Times New Roman"/>
          <w:color w:val="000000" w:themeColor="text1"/>
        </w:rPr>
        <w:t xml:space="preserve">particularly </w:t>
      </w:r>
      <w:r w:rsidR="007060BE" w:rsidRPr="00A6092D">
        <w:rPr>
          <w:rFonts w:cs="Times New Roman"/>
          <w:color w:val="000000" w:themeColor="text1"/>
        </w:rPr>
        <w:t>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del w:id="68" w:author="Hall Cushman" w:date="2018-12-19T09:26:00Z">
        <w:r w:rsidR="00E64E49" w:rsidDel="00BB2B8A">
          <w:rPr>
            <w:rFonts w:cs="Times New Roman"/>
            <w:color w:val="000000" w:themeColor="text1"/>
          </w:rPr>
          <w:delText>a</w:delText>
        </w:r>
        <w:r w:rsidR="00A93DBA" w:rsidDel="00BB2B8A">
          <w:rPr>
            <w:rFonts w:cs="Times New Roman"/>
            <w:color w:val="000000" w:themeColor="text1"/>
          </w:rPr>
          <w:delText xml:space="preserve">n </w:delText>
        </w:r>
      </w:del>
      <w:ins w:id="69" w:author="Hall Cushman" w:date="2018-12-19T09:26:00Z">
        <w:r w:rsidR="00BB2B8A">
          <w:rPr>
            <w:rFonts w:cs="Times New Roman"/>
            <w:color w:val="000000" w:themeColor="text1"/>
          </w:rPr>
          <w:t>bo</w:t>
        </w:r>
      </w:ins>
      <w:ins w:id="70" w:author="Hall Cushman" w:date="2018-12-19T09:27:00Z">
        <w:r w:rsidR="00BB2B8A">
          <w:rPr>
            <w:rFonts w:cs="Times New Roman"/>
            <w:color w:val="000000" w:themeColor="text1"/>
          </w:rPr>
          <w:t>th</w:t>
        </w:r>
      </w:ins>
      <w:ins w:id="71" w:author="Hall Cushman" w:date="2018-12-19T09:26:00Z">
        <w:r w:rsidR="00BB2B8A">
          <w:rPr>
            <w:rFonts w:cs="Times New Roman"/>
            <w:color w:val="000000" w:themeColor="text1"/>
          </w:rPr>
          <w:t xml:space="preserve"> </w:t>
        </w:r>
      </w:ins>
      <w:r w:rsidR="00A93DBA">
        <w:rPr>
          <w:rFonts w:cs="Times New Roman"/>
          <w:color w:val="000000" w:themeColor="text1"/>
        </w:rPr>
        <w:t xml:space="preserve">observational </w:t>
      </w:r>
      <w:del w:id="72" w:author="Hall Cushman" w:date="2018-12-19T09:27:00Z">
        <w:r w:rsidR="00A93DBA" w:rsidDel="00BB2B8A">
          <w:rPr>
            <w:rFonts w:cs="Times New Roman"/>
            <w:color w:val="000000" w:themeColor="text1"/>
          </w:rPr>
          <w:delText xml:space="preserve">study </w:delText>
        </w:r>
      </w:del>
      <w:r w:rsidR="00A93DBA">
        <w:rPr>
          <w:rFonts w:cs="Times New Roman"/>
          <w:color w:val="000000" w:themeColor="text1"/>
        </w:rPr>
        <w:t xml:space="preserve">and </w:t>
      </w:r>
      <w:del w:id="73" w:author="Hall Cushman" w:date="2018-12-19T09:27:00Z">
        <w:r w:rsidR="00A93DBA" w:rsidDel="00BB2B8A">
          <w:rPr>
            <w:rFonts w:cs="Times New Roman"/>
            <w:color w:val="000000" w:themeColor="text1"/>
          </w:rPr>
          <w:delText xml:space="preserve">a </w:delText>
        </w:r>
        <w:r w:rsidR="00E64E49" w:rsidDel="00BB2B8A">
          <w:rPr>
            <w:rFonts w:cs="Times New Roman"/>
            <w:color w:val="000000" w:themeColor="text1"/>
          </w:rPr>
          <w:delText xml:space="preserve">removal </w:delText>
        </w:r>
      </w:del>
      <w:r w:rsidR="00E64E49">
        <w:rPr>
          <w:rFonts w:cs="Times New Roman"/>
          <w:color w:val="000000" w:themeColor="text1"/>
        </w:rPr>
        <w:t>experiment</w:t>
      </w:r>
      <w:ins w:id="74" w:author="Hall Cushman" w:date="2018-12-19T09:27:00Z">
        <w:r w:rsidR="00BB2B8A">
          <w:rPr>
            <w:rFonts w:cs="Times New Roman"/>
            <w:color w:val="000000" w:themeColor="text1"/>
          </w:rPr>
          <w:t>al studies</w:t>
        </w:r>
      </w:ins>
      <w:r w:rsidR="00E64E49">
        <w:rPr>
          <w:rFonts w:cs="Times New Roman"/>
          <w:color w:val="000000" w:themeColor="text1"/>
        </w:rPr>
        <w:t xml:space="preserve"> to </w:t>
      </w:r>
      <w:del w:id="75" w:author="Hall Cushman" w:date="2018-12-19T09:27:00Z">
        <w:r w:rsidR="00E64E49" w:rsidDel="00BB2B8A">
          <w:rPr>
            <w:rFonts w:cs="Times New Roman"/>
            <w:color w:val="000000" w:themeColor="text1"/>
          </w:rPr>
          <w:delText>measure</w:delText>
        </w:r>
        <w:r w:rsidR="00AF05C0" w:rsidRPr="00A6092D" w:rsidDel="00BB2B8A">
          <w:rPr>
            <w:rFonts w:cs="Times New Roman"/>
            <w:color w:val="000000" w:themeColor="text1"/>
          </w:rPr>
          <w:delText xml:space="preserve"> </w:delText>
        </w:r>
      </w:del>
      <w:ins w:id="76" w:author="Hall Cushman" w:date="2018-12-19T09:27:00Z">
        <w:r w:rsidR="00BB2B8A">
          <w:rPr>
            <w:rFonts w:cs="Times New Roman"/>
            <w:color w:val="000000" w:themeColor="text1"/>
          </w:rPr>
          <w:t>quantify</w:t>
        </w:r>
        <w:r w:rsidR="00BB2B8A" w:rsidRPr="00A6092D">
          <w:rPr>
            <w:rFonts w:cs="Times New Roman"/>
            <w:color w:val="000000" w:themeColor="text1"/>
          </w:rPr>
          <w:t xml:space="preserve"> </w:t>
        </w:r>
      </w:ins>
      <w:r w:rsidR="00AF68FE" w:rsidRPr="00A6092D">
        <w:rPr>
          <w:rFonts w:cs="Times New Roman"/>
          <w:color w:val="000000" w:themeColor="text1"/>
        </w:rPr>
        <w:t xml:space="preserve">the </w:t>
      </w:r>
      <w:r w:rsidR="00E64E49">
        <w:rPr>
          <w:rFonts w:cs="Times New Roman"/>
          <w:color w:val="000000" w:themeColor="text1"/>
        </w:rPr>
        <w:t xml:space="preserve">effects of </w:t>
      </w:r>
      <w:commentRangeStart w:id="77"/>
      <w:r w:rsidR="00371A74">
        <w:rPr>
          <w:rFonts w:cs="Times New Roman"/>
          <w:color w:val="000000" w:themeColor="text1"/>
        </w:rPr>
        <w:t xml:space="preserve">a </w:t>
      </w:r>
      <w:r w:rsidR="00E64E49">
        <w:rPr>
          <w:rFonts w:cs="Times New Roman"/>
          <w:color w:val="000000" w:themeColor="text1"/>
        </w:rPr>
        <w:t xml:space="preserve">native </w:t>
      </w:r>
      <w:r w:rsidR="00371A74">
        <w:rPr>
          <w:rFonts w:cs="Times New Roman"/>
          <w:color w:val="000000" w:themeColor="text1"/>
        </w:rPr>
        <w:t>moss</w:t>
      </w:r>
      <w:r w:rsidR="00E64E49">
        <w:rPr>
          <w:rFonts w:cs="Times New Roman"/>
          <w:color w:val="000000" w:themeColor="text1"/>
        </w:rPr>
        <w:t xml:space="preserve"> </w:t>
      </w:r>
      <w:commentRangeEnd w:id="77"/>
      <w:r w:rsidR="00BB2B8A">
        <w:rPr>
          <w:rStyle w:val="CommentReference"/>
        </w:rPr>
        <w:commentReference w:id="77"/>
      </w:r>
      <w:r w:rsidR="00E64E49">
        <w:rPr>
          <w:rFonts w:cs="Times New Roman"/>
          <w:color w:val="000000" w:themeColor="text1"/>
        </w:rPr>
        <w:t xml:space="preserve">on two </w:t>
      </w:r>
      <w:r w:rsidR="00AF05C0">
        <w:rPr>
          <w:rFonts w:cs="Times New Roman"/>
          <w:color w:val="000000" w:themeColor="text1"/>
        </w:rPr>
        <w:t>exotic annual</w:t>
      </w:r>
      <w:r w:rsidR="00371A74">
        <w:rPr>
          <w:rFonts w:cs="Times New Roman"/>
          <w:color w:val="000000" w:themeColor="text1"/>
        </w:rPr>
        <w:t xml:space="preserve"> grass</w:t>
      </w:r>
      <w:del w:id="78" w:author="Hall Cushman" w:date="2018-12-19T09:28:00Z">
        <w:r w:rsidR="00371A74" w:rsidDel="00BB2B8A">
          <w:rPr>
            <w:rFonts w:cs="Times New Roman"/>
            <w:color w:val="000000" w:themeColor="text1"/>
          </w:rPr>
          <w:delText>es</w:delText>
        </w:r>
      </w:del>
      <w:r w:rsidR="00AF05C0">
        <w:rPr>
          <w:rFonts w:cs="Times New Roman"/>
          <w:color w:val="000000" w:themeColor="text1"/>
        </w:rPr>
        <w:t xml:space="preserve"> </w:t>
      </w:r>
      <w:ins w:id="79" w:author="Hall Cushman" w:date="2018-12-19T09:28:00Z">
        <w:r w:rsidR="00BB2B8A">
          <w:rPr>
            <w:rFonts w:cs="Times New Roman"/>
            <w:color w:val="000000" w:themeColor="text1"/>
          </w:rPr>
          <w:t xml:space="preserve">species </w:t>
        </w:r>
      </w:ins>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del w:id="80" w:author="Hall Cushman" w:date="2018-12-19T09:28:00Z">
        <w:r w:rsidR="00AF68FE" w:rsidRPr="00A6092D" w:rsidDel="00BB2B8A">
          <w:rPr>
            <w:rFonts w:cs="Times New Roman"/>
            <w:color w:val="000000" w:themeColor="text1"/>
          </w:rPr>
          <w:delText xml:space="preserve"> </w:delText>
        </w:r>
      </w:del>
      <w:del w:id="81" w:author="Andy Kleinhesselink" w:date="2018-12-31T14:32:00Z">
        <w:r w:rsidR="00AF68FE" w:rsidRPr="00A6092D" w:rsidDel="00D02FE6">
          <w:rPr>
            <w:rFonts w:cs="Times New Roman"/>
            <w:color w:val="000000" w:themeColor="text1"/>
          </w:rPr>
          <w:delText xml:space="preserve">Our experiment </w:delText>
        </w:r>
      </w:del>
      <w:ins w:id="82" w:author="Hall Cushman" w:date="2018-12-19T09:28:00Z">
        <w:del w:id="83" w:author="Andy Kleinhesselink" w:date="2018-12-31T14:32:00Z">
          <w:r w:rsidR="00BB2B8A" w:rsidDel="00D02FE6">
            <w:rPr>
              <w:rFonts w:cs="Times New Roman"/>
              <w:color w:val="000000" w:themeColor="text1"/>
            </w:rPr>
            <w:delText>research</w:delText>
          </w:r>
          <w:r w:rsidR="00BB2B8A" w:rsidRPr="00A6092D" w:rsidDel="00D02FE6">
            <w:rPr>
              <w:rFonts w:cs="Times New Roman"/>
              <w:color w:val="000000" w:themeColor="text1"/>
            </w:rPr>
            <w:delText xml:space="preserve"> </w:delText>
          </w:r>
        </w:del>
      </w:ins>
      <w:del w:id="84" w:author="Andy Kleinhesselink" w:date="2018-12-31T14:32:00Z">
        <w:r w:rsidR="00AF68FE" w:rsidRPr="00A6092D" w:rsidDel="00D02FE6">
          <w:rPr>
            <w:rFonts w:cs="Times New Roman"/>
            <w:color w:val="000000" w:themeColor="text1"/>
          </w:rPr>
          <w:delText xml:space="preserve">showed </w:delText>
        </w:r>
      </w:del>
      <w:ins w:id="85" w:author="Hall Cushman" w:date="2018-12-19T09:28:00Z">
        <w:del w:id="86" w:author="Andy Kleinhesselink" w:date="2018-12-31T14:32:00Z">
          <w:r w:rsidR="00BB2B8A" w:rsidDel="00D02FE6">
            <w:rPr>
              <w:rFonts w:cs="Times New Roman"/>
              <w:color w:val="000000" w:themeColor="text1"/>
            </w:rPr>
            <w:delText>that</w:delText>
          </w:r>
        </w:del>
      </w:ins>
      <w:ins w:id="87" w:author="Andy Kleinhesselink" w:date="2018-12-31T14:32:00Z">
        <w:r w:rsidR="00D02FE6">
          <w:rPr>
            <w:rFonts w:cs="Times New Roman"/>
            <w:color w:val="000000" w:themeColor="text1"/>
          </w:rPr>
          <w:t>We found</w:t>
        </w:r>
      </w:ins>
      <w:ins w:id="88" w:author="Hall Cushman" w:date="2018-12-19T09:28:00Z">
        <w:r w:rsidR="00BB2B8A">
          <w:rPr>
            <w:rFonts w:cs="Times New Roman"/>
            <w:color w:val="000000" w:themeColor="text1"/>
          </w:rPr>
          <w:t xml:space="preserve"> </w:t>
        </w:r>
      </w:ins>
      <w:r w:rsidR="00AF68FE" w:rsidRPr="00A6092D">
        <w:rPr>
          <w:rFonts w:cs="Times New Roman"/>
          <w:color w:val="000000" w:themeColor="text1"/>
        </w:rPr>
        <w:t xml:space="preserve">the effects of bryophytes </w:t>
      </w:r>
      <w:del w:id="89" w:author="Hall Cushman" w:date="2018-12-19T09:28:00Z">
        <w:r w:rsidR="00AF68FE" w:rsidRPr="00A6092D" w:rsidDel="00BB2B8A">
          <w:rPr>
            <w:rFonts w:cs="Times New Roman"/>
            <w:color w:val="000000" w:themeColor="text1"/>
          </w:rPr>
          <w:delText>to be</w:delText>
        </w:r>
      </w:del>
      <w:ins w:id="90" w:author="Hall Cushman" w:date="2018-12-19T09:28:00Z">
        <w:del w:id="91" w:author="Andy Kleinhesselink" w:date="2018-12-31T14:32:00Z">
          <w:r w:rsidR="00BB2B8A" w:rsidDel="00D02FE6">
            <w:rPr>
              <w:rFonts w:cs="Times New Roman"/>
              <w:color w:val="000000" w:themeColor="text1"/>
            </w:rPr>
            <w:delText>were</w:delText>
          </w:r>
        </w:del>
      </w:ins>
      <w:ins w:id="92" w:author="Andy Kleinhesselink" w:date="2018-12-31T14:32:00Z">
        <w:r w:rsidR="00D02FE6">
          <w:rPr>
            <w:rFonts w:cs="Times New Roman"/>
            <w:color w:val="000000" w:themeColor="text1"/>
          </w:rPr>
          <w:t>to be</w:t>
        </w:r>
      </w:ins>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ins w:id="93" w:author="Hall Cushman" w:date="2018-12-19T09:29:00Z">
        <w:r w:rsidR="00BB2B8A">
          <w:rPr>
            <w:rFonts w:cs="Times New Roman"/>
            <w:color w:val="000000" w:themeColor="text1"/>
          </w:rPr>
          <w:t xml:space="preserve"> and </w:t>
        </w:r>
      </w:ins>
      <w:del w:id="94" w:author="Hall Cushman" w:date="2018-12-19T09:29:00Z">
        <w:r w:rsidR="00E64E49" w:rsidDel="00BB2B8A">
          <w:rPr>
            <w:rFonts w:cs="Times New Roman"/>
            <w:color w:val="000000" w:themeColor="text1"/>
          </w:rPr>
          <w:delText xml:space="preserve">. </w:delText>
        </w:r>
        <w:r w:rsidR="00E64E49" w:rsidRPr="00A6092D" w:rsidDel="00BB2B8A">
          <w:rPr>
            <w:rFonts w:cs="Times New Roman"/>
            <w:color w:val="000000" w:themeColor="text1"/>
          </w:rPr>
          <w:delText xml:space="preserve"> </w:delText>
        </w:r>
        <w:r w:rsidR="00371A74" w:rsidDel="00BB2B8A">
          <w:rPr>
            <w:rFonts w:cs="Times New Roman"/>
            <w:color w:val="000000" w:themeColor="text1"/>
          </w:rPr>
          <w:delText>B</w:delText>
        </w:r>
        <w:r w:rsidR="00AF68FE" w:rsidRPr="00A6092D" w:rsidDel="00BB2B8A">
          <w:rPr>
            <w:rFonts w:cs="Times New Roman"/>
            <w:color w:val="000000" w:themeColor="text1"/>
          </w:rPr>
          <w:delText xml:space="preserve">ryophytes </w:delText>
        </w:r>
      </w:del>
      <w:r w:rsidR="00AF68FE" w:rsidRPr="00A6092D">
        <w:rPr>
          <w:rFonts w:cs="Times New Roman"/>
          <w:color w:val="000000" w:themeColor="text1"/>
        </w:rPr>
        <w:t>inhibited</w:t>
      </w:r>
      <w:r w:rsidR="00E64E49">
        <w:rPr>
          <w:rFonts w:cs="Times New Roman"/>
          <w:color w:val="000000" w:themeColor="text1"/>
        </w:rPr>
        <w:t xml:space="preserve"> </w:t>
      </w:r>
      <w:r w:rsidR="00AF68FE" w:rsidRPr="00A6092D">
        <w:rPr>
          <w:rFonts w:cs="Times New Roman"/>
          <w:color w:val="000000" w:themeColor="text1"/>
        </w:rPr>
        <w:t xml:space="preserve">survival and growth </w:t>
      </w:r>
      <w:r w:rsidR="00371A74">
        <w:rPr>
          <w:rFonts w:cs="Times New Roman"/>
          <w:color w:val="000000" w:themeColor="text1"/>
        </w:rPr>
        <w:t xml:space="preserve">of the other exotic grass </w:t>
      </w:r>
      <w:r w:rsidR="00AF68FE" w:rsidRPr="00A6092D">
        <w:rPr>
          <w:rFonts w:cs="Times New Roman"/>
          <w:color w:val="000000" w:themeColor="text1"/>
        </w:rPr>
        <w:t xml:space="preserve">at low stress 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371A74">
        <w:rPr>
          <w:rFonts w:cs="Times New Roman"/>
          <w:color w:val="000000" w:themeColor="text1"/>
        </w:rPr>
        <w:t xml:space="preserve">at </w:t>
      </w:r>
      <w:r w:rsidR="00AF68FE" w:rsidRPr="00A6092D">
        <w:rPr>
          <w:rFonts w:cs="Times New Roman"/>
          <w:color w:val="000000" w:themeColor="text1"/>
        </w:rPr>
        <w:t xml:space="preserve">high stress. </w:t>
      </w:r>
      <w:del w:id="95" w:author="Hall Cushman" w:date="2018-12-19T09:29:00Z">
        <w:r w:rsidR="00371A74" w:rsidDel="00BB2B8A">
          <w:rPr>
            <w:rFonts w:cs="Times New Roman"/>
            <w:color w:val="000000" w:themeColor="text1"/>
          </w:rPr>
          <w:delText xml:space="preserve"> </w:delText>
        </w:r>
      </w:del>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ins w:id="96" w:author="Hall Cushman" w:date="2018-12-19T09:30:00Z">
        <w:r w:rsidR="00BB2B8A">
          <w:rPr>
            <w:color w:val="000000" w:themeColor="text1"/>
          </w:rPr>
          <w:t xml:space="preserve">provide a novel test of the SGH and </w:t>
        </w:r>
      </w:ins>
      <w:r w:rsidR="00371A74">
        <w:rPr>
          <w:color w:val="000000" w:themeColor="text1"/>
        </w:rPr>
        <w:t>highlight the</w:t>
      </w:r>
      <w:r w:rsidR="00AF68FE" w:rsidRPr="00A6092D">
        <w:rPr>
          <w:color w:val="000000" w:themeColor="text1"/>
        </w:rPr>
        <w:t xml:space="preserve"> importance of </w:t>
      </w:r>
      <w:ins w:id="97" w:author="Hall Cushman" w:date="2018-12-19T09:31:00Z">
        <w:r w:rsidR="00BB2B8A">
          <w:rPr>
            <w:color w:val="000000" w:themeColor="text1"/>
          </w:rPr>
          <w:t xml:space="preserve">native </w:t>
        </w:r>
      </w:ins>
      <w:r w:rsidR="00AF68FE" w:rsidRPr="00A6092D">
        <w:rPr>
          <w:color w:val="000000" w:themeColor="text1"/>
        </w:rPr>
        <w:t xml:space="preserve">bryophytes </w:t>
      </w:r>
      <w:del w:id="98" w:author="Hall Cushman" w:date="2018-12-19T09:31:00Z">
        <w:r w:rsidR="00AF68FE" w:rsidRPr="00A6092D" w:rsidDel="00BB2B8A">
          <w:rPr>
            <w:color w:val="000000" w:themeColor="text1"/>
          </w:rPr>
          <w:delText xml:space="preserve">and biological soil crusts </w:delText>
        </w:r>
      </w:del>
      <w:r w:rsidR="00AF68FE" w:rsidRPr="00A6092D">
        <w:rPr>
          <w:color w:val="000000" w:themeColor="text1"/>
        </w:rPr>
        <w:t xml:space="preserve">in </w:t>
      </w:r>
      <w:r w:rsidR="00371A74">
        <w:rPr>
          <w:color w:val="000000" w:themeColor="text1"/>
        </w:rPr>
        <w:t xml:space="preserve">controlling </w:t>
      </w:r>
      <w:del w:id="99" w:author="Hall Cushman" w:date="2018-12-19T09:30:00Z">
        <w:r w:rsidR="00371A74" w:rsidDel="00BB2B8A">
          <w:rPr>
            <w:color w:val="000000" w:themeColor="text1"/>
          </w:rPr>
          <w:delText xml:space="preserve">the process of </w:delText>
        </w:r>
      </w:del>
      <w:r w:rsidR="00371A74">
        <w:rPr>
          <w:color w:val="000000" w:themeColor="text1"/>
        </w:rPr>
        <w:t>vascular plant invasion</w:t>
      </w:r>
      <w:ins w:id="100" w:author="Hall Cushman" w:date="2018-12-19T09:30:00Z">
        <w:r w:rsidR="00BB2B8A">
          <w:rPr>
            <w:color w:val="000000" w:themeColor="text1"/>
          </w:rPr>
          <w:t>s</w:t>
        </w:r>
      </w:ins>
      <w:r w:rsidR="00371A74">
        <w:rPr>
          <w:color w:val="000000" w:themeColor="text1"/>
        </w:rPr>
        <w:t xml:space="preserve"> in stressful environments</w:t>
      </w:r>
      <w:del w:id="101" w:author="Hall Cushman" w:date="2018-12-19T09:30:00Z">
        <w:r w:rsidR="00371A74" w:rsidDel="00BB2B8A">
          <w:rPr>
            <w:color w:val="000000" w:themeColor="text1"/>
          </w:rPr>
          <w:delText xml:space="preserve"> and provide a novel test of the SGH</w:delText>
        </w:r>
      </w:del>
      <w:r w:rsidR="00AF68FE" w:rsidRPr="00A6092D">
        <w:rPr>
          <w:color w:val="000000" w:themeColor="text1"/>
        </w:rPr>
        <w:t xml:space="preserve">. </w:t>
      </w:r>
    </w:p>
    <w:p w14:paraId="66878AD1" w14:textId="690929B3"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del w:id="102" w:author="Andy Kleinhesselink" w:date="2018-12-31T14:29:00Z">
        <w:r w:rsidRPr="00A6092D" w:rsidDel="00D02FE6">
          <w:rPr>
            <w:rFonts w:cs="Times New Roman"/>
            <w:color w:val="000000" w:themeColor="text1"/>
          </w:rPr>
          <w:delText>dune ecosystems</w:delText>
        </w:r>
      </w:del>
      <w:ins w:id="103" w:author="Andy Kleinhesselink" w:date="2018-12-31T14:29:00Z">
        <w:r w:rsidR="00D02FE6">
          <w:rPr>
            <w:rFonts w:cs="Times New Roman"/>
            <w:color w:val="000000" w:themeColor="text1"/>
          </w:rPr>
          <w:t>coastal dune</w:t>
        </w:r>
      </w:ins>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D70D7B5"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04" w:name="__UnoMark__620_1065309592"/>
      <w:bookmarkStart w:id="105" w:name="__UnoMark__911_1065309592"/>
      <w:bookmarkStart w:id="106" w:name="__UnoMark__796_1226937769"/>
      <w:bookmarkStart w:id="107" w:name="__UnoMark__955_1248546854"/>
      <w:bookmarkStart w:id="108" w:name="__UnoMark__930_1248546854"/>
      <w:bookmarkStart w:id="109" w:name="__UnoMark__877_1248546854"/>
      <w:bookmarkStart w:id="110" w:name="__UnoMark__825_1065309592"/>
      <w:bookmarkStart w:id="111" w:name="__UnoMark__691_1065309592"/>
      <w:bookmarkStart w:id="112" w:name="__UnoMark__966_16483194"/>
      <w:bookmarkStart w:id="113" w:name="__UnoMark__975_1248546854"/>
      <w:bookmarkStart w:id="114" w:name="__UnoMark__897_1248546854"/>
      <w:bookmarkStart w:id="115" w:name="__UnoMark__968_1065309592"/>
      <w:bookmarkStart w:id="116" w:name="__UnoMark__725_1065309592"/>
      <w:bookmarkStart w:id="117" w:name="__UnoMark__649_1065309592"/>
      <w:bookmarkStart w:id="118" w:name="__UnoMark__935_1248546854"/>
      <w:bookmarkStart w:id="119" w:name="__UnoMark__818_16483194"/>
      <w:bookmarkStart w:id="120" w:name="__UnoMark__776_1065309592"/>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ins w:id="121" w:author="Andy Kleinhesselink" w:date="2018-12-31T14:34:00Z">
        <w:r w:rsidR="00D02FE6">
          <w:rPr>
            <w:rFonts w:cs="Times New Roman"/>
            <w:color w:val="000000" w:themeColor="text1"/>
          </w:rPr>
          <w:t xml:space="preserve"> a</w:t>
        </w:r>
      </w:ins>
      <w:del w:id="122" w:author="Andy Kleinhesselink" w:date="2018-12-31T14:34:00Z">
        <w:r w:rsidR="000F55B1" w:rsidRPr="00A6092D" w:rsidDel="00D02FE6">
          <w:rPr>
            <w:rFonts w:cs="Times New Roman"/>
            <w:color w:val="000000" w:themeColor="text1"/>
          </w:rPr>
          <w:delText xml:space="preserve">, biotic resistance </w:delText>
        </w:r>
        <w:r w:rsidR="000F55B1" w:rsidRPr="00A6092D" w:rsidDel="00D02FE6">
          <w:rPr>
            <w:rFonts w:cs="Times New Roman"/>
            <w:color w:val="000000" w:themeColor="text1"/>
          </w:rPr>
          <w:fldChar w:fldCharType="begin"/>
        </w:r>
        <w:r w:rsidR="000F55B1" w:rsidRPr="00A6092D" w:rsidDel="00D02FE6">
          <w:rPr>
            <w:rFonts w:cs="Times New Roman"/>
            <w:color w:val="000000" w:themeColor="text1"/>
          </w:rPr>
          <w:del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delInstrText>
        </w:r>
        <w:r w:rsidR="000F55B1" w:rsidRPr="00A6092D" w:rsidDel="00D02FE6">
          <w:rPr>
            <w:rFonts w:cs="Times New Roman"/>
            <w:color w:val="000000" w:themeColor="text1"/>
          </w:rPr>
          <w:fldChar w:fldCharType="separate"/>
        </w:r>
        <w:r w:rsidR="000F55B1" w:rsidRPr="00A6092D" w:rsidDel="00D02FE6">
          <w:rPr>
            <w:rFonts w:cs="Times New Roman"/>
            <w:color w:val="000000" w:themeColor="text1"/>
          </w:rPr>
          <w:delText>(Rejmánek 1996)</w:delText>
        </w:r>
        <w:r w:rsidR="000F55B1" w:rsidRPr="00A6092D" w:rsidDel="00D02FE6">
          <w:rPr>
            <w:rFonts w:cs="Times New Roman"/>
            <w:color w:val="000000" w:themeColor="text1"/>
          </w:rPr>
          <w:fldChar w:fldCharType="end"/>
        </w:r>
        <w:r w:rsidRPr="00A6092D" w:rsidDel="00D02FE6">
          <w:rPr>
            <w:rFonts w:cs="Times New Roman"/>
            <w:color w:val="000000" w:themeColor="text1"/>
          </w:rPr>
          <w:delText xml:space="preserve"> a</w:delText>
        </w:r>
      </w:del>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del w:id="123" w:author="Andy Kleinhesselink" w:date="2018-12-31T14:33:00Z">
        <w:r w:rsidRPr="00A6092D" w:rsidDel="00D02FE6">
          <w:rPr>
            <w:rFonts w:cs="Times New Roman"/>
            <w:color w:val="000000" w:themeColor="text1"/>
          </w:rPr>
          <w:delText xml:space="preserve">explanations </w:delText>
        </w:r>
      </w:del>
      <w:ins w:id="124" w:author="Andy Kleinhesselink" w:date="2018-12-31T14:33:00Z">
        <w:r w:rsidR="00D02FE6">
          <w:rPr>
            <w:rFonts w:cs="Times New Roman"/>
            <w:color w:val="000000" w:themeColor="text1"/>
          </w:rPr>
          <w:t>frameworks</w:t>
        </w:r>
        <w:r w:rsidR="00D02FE6" w:rsidRPr="00A6092D">
          <w:rPr>
            <w:rFonts w:cs="Times New Roman"/>
            <w:color w:val="000000" w:themeColor="text1"/>
          </w:rPr>
          <w:t xml:space="preserve"> </w:t>
        </w:r>
      </w:ins>
      <w:r w:rsidRPr="00A6092D">
        <w:rPr>
          <w:rFonts w:cs="Times New Roman"/>
          <w:color w:val="000000" w:themeColor="text1"/>
        </w:rPr>
        <w:t>for understanding patterns in the success of exotic invasion</w:t>
      </w:r>
      <w:ins w:id="125" w:author="Hall Cushman" w:date="2018-12-20T08:52:00Z">
        <w:r w:rsidR="00CF0921">
          <w:rPr>
            <w:rFonts w:cs="Times New Roman"/>
            <w:color w:val="000000" w:themeColor="text1"/>
          </w:rPr>
          <w:t>s</w:t>
        </w:r>
      </w:ins>
      <w:r w:rsidRPr="00A6092D">
        <w:rPr>
          <w:rFonts w:cs="Times New Roman"/>
          <w:color w:val="000000" w:themeColor="text1"/>
        </w:rPr>
        <w:t xml:space="preserve">. The environmental filtering model contrasts physical </w:t>
      </w:r>
      <w:del w:id="126" w:author="Hall Cushman" w:date="2018-12-20T08:52:00Z">
        <w:r w:rsidRPr="00A6092D" w:rsidDel="00CF0921">
          <w:rPr>
            <w:rFonts w:cs="Times New Roman"/>
            <w:color w:val="000000" w:themeColor="text1"/>
          </w:rPr>
          <w:delText xml:space="preserve">environmental </w:delText>
        </w:r>
      </w:del>
      <w:r w:rsidRPr="00A6092D">
        <w:rPr>
          <w:rFonts w:cs="Times New Roman"/>
          <w:color w:val="000000" w:themeColor="text1"/>
        </w:rPr>
        <w:t>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 such as with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ins w:id="127" w:author="Hall Cushman" w:date="2018-12-20T08:52:00Z">
        <w:r w:rsidR="00CF0921">
          <w:rPr>
            <w:rFonts w:cs="Times New Roman"/>
            <w:color w:val="000000" w:themeColor="text1"/>
          </w:rPr>
          <w:t>,</w:t>
        </w:r>
      </w:ins>
      <w:r w:rsidR="00F75D05">
        <w:rPr>
          <w:rFonts w:cs="Times New Roman"/>
          <w:color w:val="000000" w:themeColor="text1"/>
        </w:rPr>
        <w:t xml:space="preserve"> which are usually assumed to be negative</w:t>
      </w:r>
      <w:ins w:id="128" w:author="Andy Kleinhesselink" w:date="2018-12-31T14:34:00Z">
        <w:r w:rsidR="00D02FE6">
          <w:rPr>
            <w:rFonts w:cs="Times New Roman"/>
            <w:color w:val="000000" w:themeColor="text1"/>
          </w:rPr>
          <w:t xml:space="preserve"> </w:t>
        </w:r>
        <w:r w:rsidR="00D02FE6" w:rsidRPr="00A6092D">
          <w:rPr>
            <w:rFonts w:cs="Times New Roman"/>
            <w:color w:val="000000" w:themeColor="text1"/>
          </w:rPr>
          <w:fldChar w:fldCharType="begin"/>
        </w:r>
        <w:r w:rsidR="00D02FE6" w:rsidRPr="00A6092D">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ins>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129" w:name="__UnoMark__974_1248546854"/>
      <w:bookmarkEnd w:id="129"/>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are also growing numbers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130" w:name="__UnoMark__917_1248546854"/>
      <w:bookmarkStart w:id="131" w:name="__UnoMark__954_1248546854"/>
      <w:bookmarkEnd w:id="130"/>
      <w:bookmarkEnd w:id="131"/>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ins w:id="132" w:author="Hall Cushman" w:date="2018-12-20T08:53:00Z">
        <w:r w:rsidR="0010264D">
          <w:rPr>
            <w:rFonts w:cs="Times New Roman"/>
            <w:color w:val="000000" w:themeColor="text1"/>
          </w:rPr>
          <w:t>-</w:t>
        </w:r>
      </w:ins>
      <w:del w:id="133" w:author="Hall Cushman" w:date="2018-12-20T08:53:00Z">
        <w:r w:rsidR="00F226C7" w:rsidDel="0010264D">
          <w:rPr>
            <w:rFonts w:cs="Times New Roman"/>
            <w:color w:val="000000" w:themeColor="text1"/>
          </w:rPr>
          <w:delText xml:space="preserve"> </w:delText>
        </w:r>
      </w:del>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that seeks to explain</w:t>
      </w:r>
      <w:r w:rsidR="00F226C7">
        <w:rPr>
          <w:rFonts w:cs="Times New Roman"/>
          <w:color w:val="000000" w:themeColor="text1"/>
        </w:rPr>
        <w:t xml:space="preserve"> the wide range of interactions </w:t>
      </w:r>
      <w:ins w:id="134" w:author="Hall Cushman" w:date="2018-12-20T08:53:00Z">
        <w:r w:rsidR="0010264D">
          <w:rPr>
            <w:rFonts w:cs="Times New Roman"/>
            <w:color w:val="000000" w:themeColor="text1"/>
          </w:rPr>
          <w:t xml:space="preserve">arising </w:t>
        </w:r>
      </w:ins>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del w:id="135" w:author="Andy Kleinhesselink" w:date="2018-12-31T14:34:00Z">
        <w:r w:rsidR="00F226C7" w:rsidDel="00D02FE6">
          <w:rPr>
            <w:rFonts w:cs="Times New Roman"/>
            <w:color w:val="000000" w:themeColor="text1"/>
          </w:rPr>
          <w:delText>Specifically, t</w:delText>
        </w:r>
      </w:del>
      <w:ins w:id="136" w:author="Andy Kleinhesselink" w:date="2018-12-31T14:34:00Z">
        <w:r w:rsidR="00D02FE6">
          <w:rPr>
            <w:rFonts w:cs="Times New Roman"/>
            <w:color w:val="000000" w:themeColor="text1"/>
          </w:rPr>
          <w:t>T</w:t>
        </w:r>
      </w:ins>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del w:id="137" w:author="Hall Cushman" w:date="2018-12-20T08:54:00Z">
        <w:r w:rsidRPr="00A6092D" w:rsidDel="0010264D">
          <w:rPr>
            <w:rFonts w:cs="Times New Roman"/>
            <w:color w:val="000000" w:themeColor="text1"/>
          </w:rPr>
          <w:delText>, while interactions will be</w:delText>
        </w:r>
      </w:del>
      <w:ins w:id="138" w:author="Hall Cushman" w:date="2018-12-20T08:54:00Z">
        <w:r w:rsidR="0010264D">
          <w:rPr>
            <w:rFonts w:cs="Times New Roman"/>
            <w:color w:val="000000" w:themeColor="text1"/>
          </w:rPr>
          <w:t xml:space="preserve"> and</w:t>
        </w:r>
      </w:ins>
      <w:r w:rsidRPr="00A6092D">
        <w:rPr>
          <w:rFonts w:cs="Times New Roman"/>
          <w:color w:val="000000" w:themeColor="text1"/>
        </w:rPr>
        <w:t xml:space="preserve"> positive in stressful </w:t>
      </w:r>
      <w:ins w:id="139" w:author="Andy Kleinhesselink" w:date="2018-12-31T14:35:00Z">
        <w:r w:rsidR="00D02FE6">
          <w:rPr>
            <w:rFonts w:cs="Times New Roman"/>
            <w:color w:val="000000" w:themeColor="text1"/>
          </w:rPr>
          <w:t xml:space="preserve">or resource limited </w:t>
        </w:r>
      </w:ins>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del w:id="140" w:author="Hall Cushman" w:date="2018-12-20T08:54:00Z">
        <w:r w:rsidRPr="00A6092D" w:rsidDel="0010264D">
          <w:rPr>
            <w:rFonts w:cs="Times New Roman"/>
            <w:color w:val="000000" w:themeColor="text1"/>
          </w:rPr>
          <w:delText xml:space="preserve">also </w:delText>
        </w:r>
      </w:del>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del w:id="141" w:author="Hall Cushman" w:date="2018-12-20T09:06:00Z">
        <w:r w:rsidRPr="00A6092D" w:rsidDel="002E27B5">
          <w:rPr>
            <w:rFonts w:cs="Times New Roman"/>
            <w:color w:val="000000" w:themeColor="text1"/>
          </w:rPr>
          <w:delText xml:space="preserve">may </w:delText>
        </w:r>
      </w:del>
      <w:ins w:id="142" w:author="Hall Cushman" w:date="2018-12-20T09:06:00Z">
        <w:r w:rsidR="002E27B5">
          <w:rPr>
            <w:rFonts w:cs="Times New Roman"/>
            <w:color w:val="000000" w:themeColor="text1"/>
          </w:rPr>
          <w:t>should</w:t>
        </w:r>
        <w:r w:rsidR="002E27B5" w:rsidRPr="00A6092D">
          <w:rPr>
            <w:rFonts w:cs="Times New Roman"/>
            <w:color w:val="000000" w:themeColor="text1"/>
          </w:rPr>
          <w:t xml:space="preserve"> </w:t>
        </w:r>
      </w:ins>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143" w:name="__UnoMark__998_1248546854"/>
      <w:bookmarkEnd w:id="143"/>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43E09539"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 xml:space="preserve">interactions </w:t>
      </w:r>
      <w:del w:id="144" w:author="Hall Cushman" w:date="2018-12-20T09:06:00Z">
        <w:r w:rsidR="00C5373E" w:rsidDel="002E27B5">
          <w:rPr>
            <w:color w:val="000000" w:themeColor="text1"/>
          </w:rPr>
          <w:delText xml:space="preserve">only </w:delText>
        </w:r>
      </w:del>
      <w:r w:rsidR="00C5373E">
        <w:rPr>
          <w:color w:val="000000" w:themeColor="text1"/>
        </w:rPr>
        <w:t>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ins w:id="145" w:author="Hall Cushman" w:date="2018-12-20T09:06:00Z">
        <w:r w:rsidR="002E27B5">
          <w:rPr>
            <w:color w:val="000000" w:themeColor="text1"/>
          </w:rPr>
          <w:t xml:space="preserve">However, </w:t>
        </w:r>
      </w:ins>
      <w:del w:id="146" w:author="Hall Cushman" w:date="2018-12-20T09:07:00Z">
        <w:r w:rsidRPr="00A6092D" w:rsidDel="002E27B5">
          <w:rPr>
            <w:color w:val="000000" w:themeColor="text1"/>
          </w:rPr>
          <w:delText xml:space="preserve">This focus ignores the fact that </w:delText>
        </w:r>
      </w:del>
      <w:r w:rsidRPr="00A6092D">
        <w:rPr>
          <w:color w:val="000000" w:themeColor="text1"/>
        </w:rPr>
        <w:t xml:space="preserve">exotic plants </w:t>
      </w:r>
      <w:del w:id="147" w:author="Hall Cushman" w:date="2018-12-20T09:07:00Z">
        <w:r w:rsidRPr="00A6092D" w:rsidDel="002E27B5">
          <w:rPr>
            <w:color w:val="000000" w:themeColor="text1"/>
          </w:rPr>
          <w:delText xml:space="preserve">usually </w:delText>
        </w:r>
      </w:del>
      <w:ins w:id="148" w:author="Hall Cushman" w:date="2018-12-20T09:07:00Z">
        <w:r w:rsidR="002E27B5">
          <w:rPr>
            <w:color w:val="000000" w:themeColor="text1"/>
          </w:rPr>
          <w:t>commonly</w:t>
        </w:r>
        <w:r w:rsidR="002E27B5" w:rsidRPr="00A6092D">
          <w:rPr>
            <w:color w:val="000000" w:themeColor="text1"/>
          </w:rPr>
          <w:t xml:space="preserve"> </w:t>
        </w:r>
      </w:ins>
      <w:r w:rsidRPr="00A6092D">
        <w:rPr>
          <w:color w:val="000000" w:themeColor="text1"/>
        </w:rPr>
        <w:t xml:space="preserve">interact with a much more diverse array of species </w:t>
      </w:r>
      <w:del w:id="149" w:author="Hall Cushman" w:date="2018-12-20T09:07:00Z">
        <w:r w:rsidRPr="00A6092D" w:rsidDel="002E27B5">
          <w:rPr>
            <w:color w:val="000000" w:themeColor="text1"/>
          </w:rPr>
          <w:delText>during invasion</w:delText>
        </w:r>
      </w:del>
      <w:ins w:id="150" w:author="Hall Cushman" w:date="2018-12-20T09:07:00Z">
        <w:r w:rsidR="002E27B5">
          <w:rPr>
            <w:color w:val="000000" w:themeColor="text1"/>
          </w:rPr>
          <w:t xml:space="preserve">in their novel </w:t>
        </w:r>
        <w:r w:rsidR="006805CF">
          <w:rPr>
            <w:color w:val="000000" w:themeColor="text1"/>
          </w:rPr>
          <w:t>environments</w:t>
        </w:r>
      </w:ins>
      <w:r w:rsidRPr="00A6092D">
        <w:rPr>
          <w:color w:val="000000" w:themeColor="text1"/>
        </w:rPr>
        <w:t xml:space="preserve">. For example, deserts, coastal dunes, forest understories and arctic environments </w:t>
      </w:r>
      <w:del w:id="151" w:author="Andy Kleinhesselink" w:date="2018-12-31T14:35:00Z">
        <w:r w:rsidRPr="00A6092D" w:rsidDel="00D02FE6">
          <w:rPr>
            <w:color w:val="000000" w:themeColor="text1"/>
          </w:rPr>
          <w:delText>often have an abundance</w:delText>
        </w:r>
      </w:del>
      <w:ins w:id="152" w:author="Andy Kleinhesselink" w:date="2018-12-31T14:35:00Z">
        <w:r w:rsidR="00D02FE6">
          <w:rPr>
            <w:color w:val="000000" w:themeColor="text1"/>
          </w:rPr>
          <w:t>are often colonized by an abundance</w:t>
        </w:r>
      </w:ins>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ins w:id="153" w:author="Andy Kleinhesselink" w:date="2018-12-31T14:36:00Z">
        <w:r w:rsidR="00D02FE6">
          <w:rPr>
            <w:color w:val="000000" w:themeColor="text1"/>
          </w:rPr>
          <w:t xml:space="preserve">exotic </w:t>
        </w:r>
      </w:ins>
      <w:r w:rsidRPr="00A6092D">
        <w:rPr>
          <w:color w:val="000000" w:themeColor="text1"/>
        </w:rPr>
        <w:t>vascular plants are likely to have significant interactions with 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ins w:id="154" w:author="Hall Cushman" w:date="2018-12-20T09:10:00Z">
        <w:r w:rsidR="00206C95">
          <w:rPr>
            <w:color w:val="000000" w:themeColor="text1"/>
          </w:rPr>
          <w:t>more generally (</w:t>
        </w:r>
        <w:r w:rsidR="00206C95" w:rsidRPr="00206C95">
          <w:rPr>
            <w:color w:val="000000" w:themeColor="text1"/>
          </w:rPr>
          <w:t>fungi, lichens, cyanobacteria, bryophytes, and algae</w:t>
        </w:r>
        <w:del w:id="155" w:author="Andy Kleinhesselink" w:date="2018-12-31T14:36:00Z">
          <w:r w:rsidR="00206C95" w:rsidRPr="00206C95" w:rsidDel="00D02FE6">
            <w:rPr>
              <w:color w:val="000000" w:themeColor="text1"/>
            </w:rPr>
            <w:delText xml:space="preserve"> in varying proportions</w:delText>
          </w:r>
        </w:del>
        <w:r w:rsidR="00206C95">
          <w:rPr>
            <w:color w:val="000000" w:themeColor="text1"/>
          </w:rPr>
          <w:t xml:space="preserve">) </w:t>
        </w:r>
      </w:ins>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a novel test of the SGH and could help expand its generality to all pairs of competitors, not species with similar functional traits and life histories. </w:t>
      </w:r>
    </w:p>
    <w:p w14:paraId="370D3BC3" w14:textId="10B8954E"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del w:id="156" w:author="Andy Kleinhesselink" w:date="2018-12-31T14:37:00Z">
        <w:r w:rsidDel="00D02FE6">
          <w:rPr>
            <w:rFonts w:cs="Times New Roman"/>
            <w:color w:val="000000" w:themeColor="text1"/>
          </w:rPr>
          <w:delText xml:space="preserve">few have </w:delText>
        </w:r>
        <w:r w:rsidR="00AF68FE" w:rsidRPr="00A6092D" w:rsidDel="00D02FE6">
          <w:rPr>
            <w:rFonts w:cs="Times New Roman"/>
            <w:color w:val="000000" w:themeColor="text1"/>
          </w:rPr>
          <w:delText xml:space="preserve">examined </w:delText>
        </w:r>
      </w:del>
      <w:ins w:id="157" w:author="Andy Kleinhesselink" w:date="2018-12-31T14:37:00Z">
        <w:r w:rsidR="00D02FE6">
          <w:rPr>
            <w:rFonts w:cs="Times New Roman"/>
            <w:color w:val="000000" w:themeColor="text1"/>
          </w:rPr>
          <w:t xml:space="preserve">it is unknown </w:t>
        </w:r>
      </w:ins>
      <w:r w:rsidR="00AA7176" w:rsidRPr="00A6092D">
        <w:rPr>
          <w:rFonts w:cs="Times New Roman"/>
          <w:color w:val="000000" w:themeColor="text1"/>
        </w:rPr>
        <w:t xml:space="preserve">whether </w:t>
      </w:r>
      <w:r>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bryophytes</w:t>
      </w:r>
      <w:r w:rsidRPr="00A6092D">
        <w:rPr>
          <w:rFonts w:cs="Times New Roman"/>
          <w:color w:val="000000" w:themeColor="text1"/>
        </w:rPr>
        <w:t xml:space="preserve"> </w:t>
      </w:r>
      <w:r>
        <w:rPr>
          <w:rFonts w:cs="Times New Roman"/>
          <w:color w:val="000000" w:themeColor="text1"/>
        </w:rPr>
        <w:t xml:space="preserve">on exotic </w:t>
      </w:r>
      <w:ins w:id="158" w:author="Hall Cushman" w:date="2018-12-20T09:11:00Z">
        <w:r w:rsidR="00374F3B">
          <w:rPr>
            <w:rFonts w:cs="Times New Roman"/>
            <w:color w:val="000000" w:themeColor="text1"/>
          </w:rPr>
          <w:t xml:space="preserve">plant </w:t>
        </w:r>
      </w:ins>
      <w:r>
        <w:rPr>
          <w:rFonts w:cs="Times New Roman"/>
          <w:color w:val="000000" w:themeColor="text1"/>
        </w:rPr>
        <w:t xml:space="preserve">species </w:t>
      </w:r>
      <w:r w:rsidR="00AA7176" w:rsidRPr="00A6092D">
        <w:rPr>
          <w:rFonts w:cs="Times New Roman"/>
          <w:color w:val="000000" w:themeColor="text1"/>
        </w:rPr>
        <w:t xml:space="preserve">shift from </w:t>
      </w:r>
      <w:r>
        <w:rPr>
          <w:rFonts w:cs="Times New Roman"/>
          <w:color w:val="000000" w:themeColor="text1"/>
        </w:rPr>
        <w:t>competition to</w:t>
      </w:r>
      <w:r w:rsidR="00AA7176" w:rsidRPr="00A6092D">
        <w:rPr>
          <w:rFonts w:cs="Times New Roman"/>
          <w:color w:val="000000" w:themeColor="text1"/>
        </w:rPr>
        <w:t xml:space="preserve"> facilitating across environmental gradients</w:t>
      </w:r>
      <w:ins w:id="159" w:author="Hall Cushman" w:date="2018-12-20T09:11:00Z">
        <w:r w:rsidR="00374F3B">
          <w:rPr>
            <w:rFonts w:cs="Times New Roman"/>
            <w:color w:val="000000" w:themeColor="text1"/>
          </w:rPr>
          <w:t>,</w:t>
        </w:r>
      </w:ins>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test whether they</w:t>
      </w:r>
      <w:r w:rsidR="00AF68FE" w:rsidRPr="00A6092D">
        <w:rPr>
          <w:rFonts w:cs="Times New Roman"/>
          <w:color w:val="000000" w:themeColor="text1"/>
        </w:rPr>
        <w:t xml:space="preserve"> 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native moss </w:t>
      </w:r>
      <w:r w:rsidR="00A93DBA">
        <w:rPr>
          <w:rFonts w:cs="Times New Roman"/>
          <w:color w:val="000000" w:themeColor="text1"/>
        </w:rPr>
        <w:lastRenderedPageBreak/>
        <w:t xml:space="preserve">patches will inhibit the </w:t>
      </w:r>
      <w:r w:rsidR="00416AC8">
        <w:rPr>
          <w:rFonts w:cs="Times New Roman"/>
          <w:color w:val="000000" w:themeColor="text1"/>
        </w:rPr>
        <w:t>performance</w:t>
      </w:r>
      <w:r w:rsidR="00484132">
        <w:rPr>
          <w:rFonts w:cs="Times New Roman"/>
          <w:color w:val="000000" w:themeColor="text1"/>
        </w:rPr>
        <w:t xml:space="preserve"> of exotic 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ins w:id="160" w:author="Hall Cushman" w:date="2018-12-20T09:12:00Z">
        <w:r w:rsidR="00083A5C">
          <w:rPr>
            <w:rFonts w:cs="Times New Roman"/>
            <w:color w:val="000000" w:themeColor="text1"/>
          </w:rPr>
          <w:t>-</w:t>
        </w:r>
      </w:ins>
      <w:del w:id="161" w:author="Hall Cushman" w:date="2018-12-20T09:12:00Z">
        <w:r w:rsidR="00A93DBA" w:rsidDel="00083A5C">
          <w:rPr>
            <w:rFonts w:cs="Times New Roman"/>
            <w:color w:val="000000" w:themeColor="text1"/>
          </w:rPr>
          <w:delText xml:space="preserve"> </w:delText>
        </w:r>
      </w:del>
      <w:r w:rsidR="00A93DBA">
        <w:rPr>
          <w:rFonts w:cs="Times New Roman"/>
          <w:color w:val="000000" w:themeColor="text1"/>
        </w:rPr>
        <w:t>stress</w:t>
      </w:r>
      <w:r w:rsidR="00416AC8">
        <w:rPr>
          <w:rFonts w:cs="Times New Roman"/>
          <w:color w:val="000000" w:themeColor="text1"/>
        </w:rPr>
        <w:t xml:space="preserve"> environments</w:t>
      </w:r>
      <w:ins w:id="162" w:author="Hall Cushman" w:date="2018-12-20T09:12:00Z">
        <w:r w:rsidR="00083A5C">
          <w:rPr>
            <w:rFonts w:cs="Times New Roman"/>
            <w:color w:val="000000" w:themeColor="text1"/>
          </w:rPr>
          <w:t>,</w:t>
        </w:r>
      </w:ins>
      <w:r w:rsidR="00A93DBA">
        <w:rPr>
          <w:rFonts w:cs="Times New Roman"/>
          <w:color w:val="000000" w:themeColor="text1"/>
        </w:rPr>
        <w:t xml:space="preserve"> but will facilitate these species in high</w:t>
      </w:r>
      <w:ins w:id="163" w:author="Hall Cushman" w:date="2018-12-20T09:12:00Z">
        <w:r w:rsidR="00083A5C">
          <w:rPr>
            <w:rFonts w:cs="Times New Roman"/>
            <w:color w:val="000000" w:themeColor="text1"/>
          </w:rPr>
          <w:t>-</w:t>
        </w:r>
      </w:ins>
      <w:del w:id="164" w:author="Hall Cushman" w:date="2018-12-20T09:12:00Z">
        <w:r w:rsidR="00A93DBA" w:rsidDel="00083A5C">
          <w:rPr>
            <w:rFonts w:cs="Times New Roman"/>
            <w:color w:val="000000" w:themeColor="text1"/>
          </w:rPr>
          <w:delText xml:space="preserve"> </w:delText>
        </w:r>
      </w:del>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690BFD5C"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del w:id="165" w:author="Andy Kleinhesselink" w:date="2018-12-31T14:37:00Z">
        <w:r w:rsidRPr="00A6092D" w:rsidDel="00D02FE6">
          <w:rPr>
            <w:rFonts w:ascii="Times New Roman" w:hAnsi="Times New Roman"/>
            <w:color w:val="000000" w:themeColor="text1"/>
          </w:rPr>
          <w:delText xml:space="preserve">This </w:delText>
        </w:r>
      </w:del>
      <w:ins w:id="166" w:author="Andy Kleinhesselink" w:date="2018-12-31T14:37:00Z">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ins>
      <w:r w:rsidRPr="00A6092D">
        <w:rPr>
          <w:rFonts w:ascii="Times New Roman" w:hAnsi="Times New Roman"/>
          <w:color w:val="000000" w:themeColor="text1"/>
        </w:rPr>
        <w:t xml:space="preserve">area has a Mediterranean climate, receiving most of its precipitation between </w:t>
      </w:r>
      <w:del w:id="167" w:author="Andy Kleinhesselink" w:date="2018-12-31T14:37:00Z">
        <w:r w:rsidRPr="00A6092D" w:rsidDel="00D02FE6">
          <w:rPr>
            <w:rFonts w:ascii="Times New Roman" w:hAnsi="Times New Roman"/>
            <w:color w:val="000000" w:themeColor="text1"/>
          </w:rPr>
          <w:delText xml:space="preserve">the </w:delText>
        </w:r>
      </w:del>
      <w:r w:rsidRPr="00A6092D">
        <w:rPr>
          <w:rFonts w:ascii="Times New Roman" w:hAnsi="Times New Roman"/>
          <w:color w:val="000000" w:themeColor="text1"/>
        </w:rPr>
        <w:t xml:space="preserve">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w:t>
      </w:r>
      <w:del w:id="168" w:author="Andy Kleinhesselink" w:date="2018-12-31T14:37:00Z">
        <w:r w:rsidRPr="00A6092D" w:rsidDel="00D02FE6">
          <w:rPr>
            <w:rFonts w:ascii="Times New Roman" w:hAnsi="Times New Roman"/>
            <w:color w:val="000000" w:themeColor="text1"/>
          </w:rPr>
          <w:delText xml:space="preserve">at this site </w:delText>
        </w:r>
      </w:del>
      <w:r w:rsidRPr="00A6092D">
        <w:rPr>
          <w:rFonts w:ascii="Times New Roman" w:hAnsi="Times New Roman"/>
          <w:color w:val="000000" w:themeColor="text1"/>
        </w:rPr>
        <w:t xml:space="preserve">is composed almost entirely of fine to coarse sands low in nutrients and organic matter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ins w:id="169" w:author="Andy Kleinhesselink" w:date="2018-12-31T14:38:00Z">
        <w:r w:rsidR="00D02FE6">
          <w:rPr>
            <w:rFonts w:ascii="Times New Roman" w:hAnsi="Times New Roman"/>
            <w:color w:val="000000" w:themeColor="text1"/>
          </w:rPr>
          <w:t xml:space="preserve">current study was conducted </w:t>
        </w:r>
      </w:ins>
      <w:del w:id="170" w:author="Andy Kleinhesselink" w:date="2018-12-31T14:38:00Z">
        <w:r w:rsidRPr="00A6092D" w:rsidDel="00D02FE6">
          <w:rPr>
            <w:rFonts w:ascii="Times New Roman" w:hAnsi="Times New Roman"/>
            <w:color w:val="000000" w:themeColor="text1"/>
          </w:rPr>
          <w:delText xml:space="preserve">study area is located </w:delText>
        </w:r>
      </w:del>
      <w:r w:rsidRPr="00A6092D">
        <w:rPr>
          <w:rFonts w:ascii="Times New Roman" w:hAnsi="Times New Roman"/>
          <w:color w:val="000000" w:themeColor="text1"/>
        </w:rPr>
        <w:t>between two large dune ridges that run in the direction of the prevailing winds</w:t>
      </w:r>
      <w:ins w:id="171" w:author="Andy Kleinhesselink" w:date="2018-12-31T14:38:00Z">
        <w:r w:rsidR="00D02FE6">
          <w:rPr>
            <w:rFonts w:ascii="Times New Roman" w:hAnsi="Times New Roman"/>
            <w:color w:val="000000" w:themeColor="text1"/>
          </w:rPr>
          <w:t xml:space="preserve"> (</w:t>
        </w:r>
      </w:ins>
      <w:ins w:id="172" w:author="Andy Kleinhesselink" w:date="2018-12-31T14:39:00Z">
        <w:r w:rsidR="00D02FE6">
          <w:rPr>
            <w:rFonts w:ascii="Times New Roman" w:hAnsi="Times New Roman"/>
            <w:color w:val="000000" w:themeColor="text1"/>
          </w:rPr>
          <w:t xml:space="preserve">Online Supporting Information—Fig. </w:t>
        </w:r>
      </w:ins>
      <w:ins w:id="173" w:author="Andy Kleinhesselink" w:date="2018-12-31T14:38:00Z">
        <w:r w:rsidR="00D02FE6">
          <w:rPr>
            <w:rFonts w:ascii="Times New Roman" w:hAnsi="Times New Roman"/>
            <w:color w:val="000000" w:themeColor="text1"/>
          </w:rPr>
          <w:t>S1)</w:t>
        </w:r>
      </w:ins>
      <w:r w:rsidRPr="00A6092D">
        <w:rPr>
          <w:rFonts w:ascii="Times New Roman" w:hAnsi="Times New Roman"/>
          <w:color w:val="000000" w:themeColor="text1"/>
        </w:rPr>
        <w:t>. This site spans a gradient in soil conditions and wind speed that creates a large gradient in plant size and species composition</w:t>
      </w:r>
      <w:ins w:id="174" w:author="Hall Cushman" w:date="2018-12-20T09:13:00Z">
        <w:r w:rsidR="00534318">
          <w:rPr>
            <w:rFonts w:ascii="Times New Roman" w:hAnsi="Times New Roman"/>
            <w:color w:val="000000" w:themeColor="text1"/>
          </w:rPr>
          <w:t>,</w:t>
        </w:r>
      </w:ins>
      <w:r w:rsidRPr="00A6092D">
        <w:rPr>
          <w:rFonts w:ascii="Times New Roman" w:hAnsi="Times New Roman"/>
          <w:color w:val="000000" w:themeColor="text1"/>
        </w:rPr>
        <w:t xml:space="preserve"> which we refer to as a stress gradient. The details of this environmental </w:t>
      </w:r>
      <w:del w:id="175" w:author="Hall Cushman" w:date="2018-12-20T09:13:00Z">
        <w:r w:rsidRPr="00A6092D" w:rsidDel="00534318">
          <w:rPr>
            <w:rFonts w:ascii="Times New Roman" w:hAnsi="Times New Roman"/>
            <w:color w:val="000000" w:themeColor="text1"/>
          </w:rPr>
          <w:delText xml:space="preserve">stress </w:delText>
        </w:r>
      </w:del>
      <w:r w:rsidRPr="00A6092D">
        <w:rPr>
          <w:rFonts w:ascii="Times New Roman" w:hAnsi="Times New Roman"/>
          <w:color w:val="000000" w:themeColor="text1"/>
        </w:rPr>
        <w:t xml:space="preserve">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del w:id="176" w:author="Andy Kleinhesselink" w:date="2018-12-31T14:39:00Z">
        <w:r w:rsidR="004721C4" w:rsidDel="00AD243D">
          <w:rPr>
            <w:rFonts w:ascii="Times New Roman" w:hAnsi="Times New Roman"/>
            <w:color w:val="000000" w:themeColor="text1"/>
          </w:rPr>
          <w:delText>These studies have shown that s</w:delText>
        </w:r>
      </w:del>
      <w:ins w:id="177" w:author="Andy Kleinhesselink" w:date="2018-12-31T14:39:00Z">
        <w:r w:rsidR="00AD243D">
          <w:rPr>
            <w:rFonts w:ascii="Times New Roman" w:hAnsi="Times New Roman"/>
            <w:color w:val="000000" w:themeColor="text1"/>
          </w:rPr>
          <w:t>S</w:t>
        </w:r>
      </w:ins>
      <w:r w:rsidRPr="00A6092D">
        <w:rPr>
          <w:rFonts w:ascii="Times New Roman" w:hAnsi="Times New Roman"/>
          <w:color w:val="000000" w:themeColor="text1"/>
        </w:rPr>
        <w:t xml:space="preserve">oil nitrate pools, soil water field capacity, average plant size, perennial cover, native plant cover and species richness </w:t>
      </w:r>
      <w:del w:id="178" w:author="Andy Kleinhesselink" w:date="2018-12-31T14:40:00Z">
        <w:r w:rsidR="004721C4" w:rsidDel="00AD243D">
          <w:rPr>
            <w:rFonts w:ascii="Times New Roman" w:hAnsi="Times New Roman"/>
            <w:color w:val="000000" w:themeColor="text1"/>
          </w:rPr>
          <w:delText>were</w:delText>
        </w:r>
        <w:r w:rsidR="004721C4" w:rsidRPr="00A6092D" w:rsidDel="00AD243D">
          <w:rPr>
            <w:rFonts w:ascii="Times New Roman" w:hAnsi="Times New Roman"/>
            <w:color w:val="000000" w:themeColor="text1"/>
          </w:rPr>
          <w:delText xml:space="preserve"> </w:delText>
        </w:r>
      </w:del>
      <w:ins w:id="179" w:author="Andy Kleinhesselink" w:date="2018-12-31T14:40:00Z">
        <w:r w:rsidR="00AD243D">
          <w:rPr>
            <w:rFonts w:ascii="Times New Roman" w:hAnsi="Times New Roman"/>
            <w:color w:val="000000" w:themeColor="text1"/>
          </w:rPr>
          <w:t>are</w:t>
        </w:r>
        <w:r w:rsidR="00AD243D" w:rsidRPr="00A6092D">
          <w:rPr>
            <w:rFonts w:ascii="Times New Roman" w:hAnsi="Times New Roman"/>
            <w:color w:val="000000" w:themeColor="text1"/>
          </w:rPr>
          <w:t xml:space="preserve"> </w:t>
        </w:r>
      </w:ins>
      <w:r w:rsidRPr="00A6092D">
        <w:rPr>
          <w:rFonts w:ascii="Times New Roman" w:hAnsi="Times New Roman"/>
          <w:color w:val="000000" w:themeColor="text1"/>
        </w:rPr>
        <w:t>highest at the east or “sheltered” end of the trough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west or “exposed” end. Soil coarseness, wind speed, bare ground, annual plant cover and non-native plant cover also follow</w:t>
      </w:r>
      <w:r w:rsidR="004721C4">
        <w:rPr>
          <w:rFonts w:ascii="Times New Roman" w:hAnsi="Times New Roman"/>
          <w:color w:val="000000" w:themeColor="text1"/>
        </w:rPr>
        <w:t>ed</w:t>
      </w:r>
      <w:r w:rsidRPr="00A6092D">
        <w:rPr>
          <w:rFonts w:ascii="Times New Roman" w:hAnsi="Times New Roman"/>
          <w:color w:val="000000" w:themeColor="text1"/>
        </w:rPr>
        <w:t xml:space="preserve"> the gradient and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highest at the exposed end of the gradient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sheltered end</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We </w:t>
      </w:r>
      <w:r w:rsidR="004721C4">
        <w:rPr>
          <w:rFonts w:ascii="Times New Roman" w:hAnsi="Times New Roman"/>
          <w:color w:val="000000" w:themeColor="text1"/>
        </w:rPr>
        <w:t>lumped</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two </w:t>
      </w:r>
      <w:r w:rsidRPr="00A6092D">
        <w:rPr>
          <w:rFonts w:ascii="Times New Roman" w:hAnsi="Times New Roman"/>
          <w:i/>
          <w:color w:val="000000" w:themeColor="text1"/>
        </w:rPr>
        <w:t>Vulpia</w:t>
      </w:r>
      <w:r w:rsidRPr="00A6092D">
        <w:rPr>
          <w:rFonts w:ascii="Times New Roman" w:hAnsi="Times New Roman"/>
          <w:color w:val="000000" w:themeColor="text1"/>
        </w:rPr>
        <w:t xml:space="preserve"> species </w:t>
      </w:r>
      <w:r w:rsidR="004721C4">
        <w:rPr>
          <w:rFonts w:ascii="Times New Roman" w:hAnsi="Times New Roman"/>
          <w:color w:val="000000" w:themeColor="text1"/>
        </w:rPr>
        <w:t>into one group</w:t>
      </w:r>
      <w:r w:rsidRPr="00A6092D">
        <w:rPr>
          <w:rFonts w:ascii="Times New Roman" w:hAnsi="Times New Roman"/>
          <w:color w:val="000000" w:themeColor="text1"/>
        </w:rPr>
        <w:t xml:space="preserve"> in our study because </w:t>
      </w:r>
      <w:r w:rsidR="004721C4">
        <w:rPr>
          <w:rFonts w:ascii="Times New Roman" w:hAnsi="Times New Roman"/>
          <w:color w:val="000000" w:themeColor="text1"/>
        </w:rPr>
        <w:t xml:space="preserve">it was difficult </w:t>
      </w:r>
      <w:r w:rsidRPr="00A6092D">
        <w:rPr>
          <w:rFonts w:ascii="Times New Roman" w:hAnsi="Times New Roman"/>
          <w:color w:val="000000" w:themeColor="text1"/>
        </w:rPr>
        <w:t xml:space="preserve">to identify them to species in the field. </w:t>
      </w:r>
    </w:p>
    <w:p w14:paraId="2D936BC6" w14:textId="31A46318"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w:t>
      </w:r>
      <w:del w:id="180" w:author="Andy Kleinhesselink" w:date="2018-12-31T14:40:00Z">
        <w:r w:rsidR="004721C4" w:rsidDel="00AD243D">
          <w:rPr>
            <w:rFonts w:ascii="Times New Roman" w:hAnsi="Times New Roman"/>
            <w:color w:val="000000" w:themeColor="text1"/>
          </w:rPr>
          <w:delText>d</w:delText>
        </w:r>
      </w:del>
      <w:r w:rsidRPr="00A6092D">
        <w:rPr>
          <w:rFonts w:ascii="Times New Roman" w:hAnsi="Times New Roman"/>
          <w:color w:val="000000" w:themeColor="text1"/>
        </w:rPr>
        <w:t xml:space="preserve"> an important part of the ground cover at this site. The most abundant bryophyte </w:t>
      </w:r>
      <w:r w:rsidR="004721C4">
        <w:rPr>
          <w:rFonts w:ascii="Times New Roman" w:hAnsi="Times New Roman"/>
          <w:color w:val="000000" w:themeColor="text1"/>
        </w:rPr>
        <w:t>was</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w:t>
      </w:r>
      <w:r w:rsidRPr="00A6092D">
        <w:rPr>
          <w:rFonts w:ascii="Times New Roman" w:hAnsi="Times New Roman"/>
          <w:color w:val="000000" w:themeColor="text1"/>
        </w:rPr>
        <w:lastRenderedPageBreak/>
        <w:t xml:space="preserve">moss </w:t>
      </w:r>
      <w:del w:id="181" w:author="Hall Cushman" w:date="2018-12-20T09:14:00Z">
        <w:r w:rsidRPr="00A6092D" w:rsidDel="00534318">
          <w:rPr>
            <w:rFonts w:ascii="Times New Roman" w:hAnsi="Times New Roman"/>
            <w:color w:val="000000" w:themeColor="text1"/>
          </w:rPr>
          <w:delText xml:space="preserve">species </w:delText>
        </w:r>
      </w:del>
      <w:r w:rsidRPr="00A6092D">
        <w:rPr>
          <w:rFonts w:ascii="Times New Roman" w:hAnsi="Times New Roman"/>
          <w:color w:val="000000" w:themeColor="text1"/>
        </w:rPr>
        <w:t xml:space="preserve">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558482D7" w:rsidR="006F26CF" w:rsidRPr="00A6092D" w:rsidRDefault="00AF68FE" w:rsidP="00AE5F16">
      <w:pPr>
        <w:pStyle w:val="Heading2"/>
        <w:spacing w:before="0" w:after="0"/>
        <w:ind w:firstLine="0"/>
        <w:rPr>
          <w:color w:val="000000" w:themeColor="text1"/>
        </w:rPr>
      </w:pPr>
      <w:r w:rsidRPr="00A6092D">
        <w:rPr>
          <w:color w:val="000000" w:themeColor="text1"/>
        </w:rPr>
        <w:t xml:space="preserve">Bryophyte patches across the </w:t>
      </w:r>
      <w:del w:id="182" w:author="Hall Cushman" w:date="2018-12-20T09:15:00Z">
        <w:r w:rsidRPr="00A6092D" w:rsidDel="00534318">
          <w:rPr>
            <w:color w:val="000000" w:themeColor="text1"/>
          </w:rPr>
          <w:delText xml:space="preserve">dune </w:delText>
        </w:r>
      </w:del>
      <w:r w:rsidRPr="00A6092D">
        <w:rPr>
          <w:color w:val="000000" w:themeColor="text1"/>
        </w:rPr>
        <w:t>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long stress gradient documented by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(2007) and Kleinhesselink et al. (2014). Each transect ran perpendicular to the dune gradient</w:t>
      </w:r>
      <w:ins w:id="183" w:author="Andy Kleinhesselink" w:date="2018-12-20T14:54:00Z">
        <w:r w:rsidR="00434801">
          <w:rPr>
            <w:rFonts w:ascii="Times New Roman" w:hAnsi="Times New Roman"/>
            <w:color w:val="000000" w:themeColor="text1"/>
          </w:rPr>
          <w:t xml:space="preserve"> (</w:t>
        </w:r>
      </w:ins>
      <w:ins w:id="184" w:author="Andy Kleinhesselink" w:date="2018-12-20T17:07:00Z">
        <w:r w:rsidR="00F34C27">
          <w:rPr>
            <w:rFonts w:ascii="Times New Roman" w:hAnsi="Times New Roman"/>
            <w:color w:val="000000" w:themeColor="text1"/>
          </w:rPr>
          <w:t>Fig.</w:t>
        </w:r>
      </w:ins>
      <w:ins w:id="185" w:author="Andy Kleinhesselink" w:date="2018-12-20T14:54:00Z">
        <w:r w:rsidR="00434801">
          <w:rPr>
            <w:rFonts w:ascii="Times New Roman" w:hAnsi="Times New Roman"/>
            <w:color w:val="000000" w:themeColor="text1"/>
          </w:rPr>
          <w:t xml:space="preserve"> S1)</w:t>
        </w:r>
      </w:ins>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54A4000A"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w:t>
      </w:r>
      <w:del w:id="186" w:author="Andy Kleinhesselink" w:date="2018-12-20T14:55:00Z">
        <w:r w:rsidR="00CC5B56" w:rsidDel="00434801">
          <w:rPr>
            <w:rFonts w:ascii="Times New Roman" w:hAnsi="Times New Roman"/>
            <w:color w:val="000000" w:themeColor="text1"/>
          </w:rPr>
          <w:delText xml:space="preserve">23 </w:delText>
        </w:r>
      </w:del>
      <w:r w:rsidR="00CC5B56">
        <w:rPr>
          <w:rFonts w:ascii="Times New Roman" w:hAnsi="Times New Roman"/>
          <w:color w:val="000000" w:themeColor="text1"/>
        </w:rPr>
        <w:t xml:space="preserve">transects described above.  To estimate the cover of mosses, we </w:t>
      </w:r>
      <w:r w:rsidR="00455D5C">
        <w:rPr>
          <w:rFonts w:ascii="Times New Roman" w:hAnsi="Times New Roman"/>
          <w:color w:val="000000" w:themeColor="text1"/>
        </w:rPr>
        <w:t>used point-intercept sampling at</w:t>
      </w:r>
      <w:r w:rsidR="00CC5B56">
        <w:rPr>
          <w:rFonts w:ascii="Times New Roman" w:hAnsi="Times New Roman"/>
          <w:color w:val="000000" w:themeColor="text1"/>
        </w:rPr>
        <w:t xml:space="preserve"> 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For subsequent analyses we only considered those points falling outside of shrubs.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6D0593D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Syntrychia ruralis</w:t>
      </w:r>
      <w:r w:rsidRPr="00A6092D">
        <w:rPr>
          <w:rFonts w:ascii="Times New Roman" w:hAnsi="Times New Roman"/>
          <w:color w:val="000000" w:themeColor="text1"/>
        </w:rPr>
        <w:t xml:space="preserve">. Each block was established away from shrubs and other large </w:t>
      </w:r>
      <w:r w:rsidRPr="00A6092D">
        <w:rPr>
          <w:rFonts w:ascii="Times New Roman" w:hAnsi="Times New Roman"/>
          <w:color w:val="000000" w:themeColor="text1"/>
        </w:rPr>
        <w:lastRenderedPageBreak/>
        <w:t>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w:t>
      </w:r>
      <w:ins w:id="187" w:author="Andy Kleinhesselink" w:date="2018-12-20T17:07:00Z">
        <w:r w:rsidR="00F34C27">
          <w:rPr>
            <w:rFonts w:ascii="Times New Roman" w:hAnsi="Times New Roman"/>
            <w:color w:val="000000" w:themeColor="text1"/>
          </w:rPr>
          <w:t xml:space="preserve"> (Fig. S2)</w:t>
        </w:r>
      </w:ins>
      <w:r w:rsidRPr="00A6092D">
        <w:rPr>
          <w:rFonts w:ascii="Times New Roman" w:hAnsi="Times New Roman"/>
          <w:color w:val="000000" w:themeColor="text1"/>
        </w:rPr>
        <w:t xml:space="preserve">.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 xml:space="preserve">patches. Two patches were </w:t>
      </w:r>
      <w:r w:rsidR="005B2A52">
        <w:rPr>
          <w:rFonts w:ascii="Times New Roman" w:hAnsi="Times New Roman"/>
          <w:color w:val="000000" w:themeColor="text1"/>
        </w:rPr>
        <w:t xml:space="preserve">positioned on </w:t>
      </w:r>
      <w:del w:id="188" w:author="Andy Kleinhesselink" w:date="2018-12-20T17:07:00Z">
        <w:r w:rsidR="005B2A52" w:rsidDel="00B81F1E">
          <w:rPr>
            <w:rFonts w:ascii="Times New Roman" w:hAnsi="Times New Roman"/>
            <w:color w:val="000000" w:themeColor="text1"/>
          </w:rPr>
          <w:delText xml:space="preserve">on </w:delText>
        </w:r>
      </w:del>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1920E7">
        <w:rPr>
          <w:rFonts w:ascii="Times New Roman" w:hAnsi="Times New Roman"/>
          <w:color w:val="000000" w:themeColor="text1"/>
        </w:rPr>
        <w:t>S</w:t>
      </w:r>
      <w:r w:rsidRPr="00A6092D">
        <w:rPr>
          <w:rFonts w:ascii="Times New Roman" w:hAnsi="Times New Roman"/>
          <w:color w:val="000000" w:themeColor="text1"/>
        </w:rPr>
        <w:t xml:space="preserve">eeds </w:t>
      </w:r>
      <w:r w:rsidR="001920E7">
        <w:rPr>
          <w:rFonts w:ascii="Times New Roman" w:hAnsi="Times New Roman"/>
          <w:color w:val="000000" w:themeColor="text1"/>
        </w:rPr>
        <w:t xml:space="preserve">of both taxa </w:t>
      </w:r>
      <w:r w:rsidRPr="00A6092D">
        <w:rPr>
          <w:rFonts w:ascii="Times New Roman" w:hAnsi="Times New Roman"/>
          <w:color w:val="000000" w:themeColor="text1"/>
        </w:rPr>
        <w:t xml:space="preserve">have long awns. To prevent the seeds from blowing out of the </w:t>
      </w:r>
      <w:r w:rsidR="001920E7">
        <w:rPr>
          <w:rFonts w:ascii="Times New Roman" w:hAnsi="Times New Roman"/>
          <w:color w:val="000000" w:themeColor="text1"/>
        </w:rPr>
        <w:t>patches,</w:t>
      </w:r>
      <w:r w:rsidRPr="00A6092D">
        <w:rPr>
          <w:rFonts w:ascii="Times New Roman" w:hAnsi="Times New Roman"/>
          <w:color w:val="000000" w:themeColor="text1"/>
        </w:rPr>
        <w:t xml:space="preserve"> we glued </w:t>
      </w:r>
      <w:r w:rsidR="001920E7">
        <w:rPr>
          <w:rFonts w:ascii="Times New Roman" w:hAnsi="Times New Roman"/>
          <w:color w:val="000000" w:themeColor="text1"/>
        </w:rPr>
        <w:t>them</w:t>
      </w:r>
      <w:r w:rsidRPr="00A6092D">
        <w:rPr>
          <w:rFonts w:ascii="Times New Roman" w:hAnsi="Times New Roman"/>
          <w:color w:val="000000" w:themeColor="text1"/>
        </w:rPr>
        <w:t xml:space="preserve"> by </w:t>
      </w:r>
      <w:r w:rsidR="001920E7">
        <w:rPr>
          <w:rFonts w:ascii="Times New Roman" w:hAnsi="Times New Roman"/>
          <w:color w:val="000000" w:themeColor="text1"/>
        </w:rPr>
        <w:t>their</w:t>
      </w:r>
      <w:r w:rsidR="001920E7" w:rsidRPr="00A6092D">
        <w:rPr>
          <w:rFonts w:ascii="Times New Roman" w:hAnsi="Times New Roman"/>
          <w:color w:val="000000" w:themeColor="text1"/>
        </w:rPr>
        <w:t xml:space="preserve"> </w:t>
      </w:r>
      <w:r w:rsidRPr="00A6092D">
        <w:rPr>
          <w:rFonts w:ascii="Times New Roman" w:hAnsi="Times New Roman"/>
          <w:color w:val="000000" w:themeColor="text1"/>
        </w:rPr>
        <w:t>awn</w:t>
      </w:r>
      <w:r w:rsidR="001920E7">
        <w:rPr>
          <w:rFonts w:ascii="Times New Roman" w:hAnsi="Times New Roman"/>
          <w:color w:val="000000" w:themeColor="text1"/>
        </w:rPr>
        <w:t>s</w:t>
      </w:r>
      <w:r w:rsidRPr="00A6092D">
        <w:rPr>
          <w:rFonts w:ascii="Times New Roman" w:hAnsi="Times New Roman"/>
          <w:color w:val="000000" w:themeColor="text1"/>
        </w:rPr>
        <w:t xml:space="preserve"> 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5B2A52">
        <w:rPr>
          <w:rFonts w:ascii="Times New Roman" w:hAnsi="Times New Roman"/>
          <w:color w:val="000000" w:themeColor="text1"/>
        </w:rPr>
        <w:t xml:space="preserve"> inserted into the sand so that seeds were in contact with the soil surface</w:t>
      </w:r>
      <w:r w:rsidRPr="00A6092D">
        <w:rPr>
          <w:rFonts w:ascii="Times New Roman" w:hAnsi="Times New Roman"/>
          <w:color w:val="000000" w:themeColor="text1"/>
        </w:rPr>
        <w:t xml:space="preserve">. Each wire was 10 cm long </w:t>
      </w:r>
      <w:r w:rsidR="005B2A52">
        <w:rPr>
          <w:rFonts w:ascii="Times New Roman" w:hAnsi="Times New Roman"/>
          <w:color w:val="000000" w:themeColor="text1"/>
        </w:rPr>
        <w:t>with</w:t>
      </w:r>
      <w:r w:rsidRPr="00A6092D">
        <w:rPr>
          <w:rFonts w:ascii="Times New Roman" w:hAnsi="Times New Roman"/>
          <w:color w:val="000000" w:themeColor="text1"/>
        </w:rPr>
        <w:t xml:space="preserve"> seeds </w:t>
      </w:r>
      <w:r w:rsidR="005B2A52">
        <w:rPr>
          <w:rFonts w:ascii="Times New Roman" w:hAnsi="Times New Roman"/>
          <w:color w:val="000000" w:themeColor="text1"/>
        </w:rPr>
        <w:t xml:space="preserve">spaced </w:t>
      </w:r>
      <w:r w:rsidRPr="00A6092D">
        <w:rPr>
          <w:rFonts w:ascii="Times New Roman" w:hAnsi="Times New Roman"/>
          <w:color w:val="000000" w:themeColor="text1"/>
        </w:rPr>
        <w:t>2</w:t>
      </w:r>
      <w:r w:rsidR="001920E7">
        <w:rPr>
          <w:rFonts w:ascii="Times New Roman" w:hAnsi="Times New Roman"/>
          <w:color w:val="000000" w:themeColor="text1"/>
        </w:rPr>
        <w:t xml:space="preserve"> </w:t>
      </w:r>
      <w:r w:rsidRPr="00A6092D">
        <w:rPr>
          <w:rFonts w:ascii="Times New Roman" w:hAnsi="Times New Roman"/>
          <w:color w:val="000000" w:themeColor="text1"/>
        </w:rPr>
        <w:t xml:space="preserve">cm apart.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1920E7">
        <w:rPr>
          <w:rFonts w:ascii="Times New Roman" w:hAnsi="Times New Roman"/>
          <w:color w:val="000000" w:themeColor="text1"/>
        </w:rPr>
        <w:t xml:space="preserve">, </w:t>
      </w:r>
      <w:r w:rsidR="001920E7" w:rsidRPr="00A6092D">
        <w:rPr>
          <w:rFonts w:ascii="Times New Roman" w:hAnsi="Times New Roman"/>
          <w:color w:val="000000" w:themeColor="text1"/>
        </w:rPr>
        <w:t>in</w:t>
      </w:r>
      <w:r w:rsidR="001920E7">
        <w:rPr>
          <w:rFonts w:ascii="Times New Roman" w:hAnsi="Times New Roman"/>
          <w:color w:val="000000" w:themeColor="text1"/>
        </w:rPr>
        <w:t>to</w:t>
      </w:r>
      <w:r w:rsidR="001920E7" w:rsidRPr="00A6092D">
        <w:rPr>
          <w:rFonts w:ascii="Times New Roman" w:hAnsi="Times New Roman"/>
          <w:color w:val="000000" w:themeColor="text1"/>
        </w:rPr>
        <w:t xml:space="preserve"> separate blocks</w:t>
      </w:r>
      <w:r w:rsidR="001920E7">
        <w:rPr>
          <w:rFonts w:ascii="Times New Roman" w:hAnsi="Times New Roman"/>
          <w:color w:val="000000" w:themeColor="text1"/>
        </w:rPr>
        <w:t>,</w:t>
      </w:r>
      <w:r w:rsidRPr="00A6092D">
        <w:rPr>
          <w:rFonts w:ascii="Times New Roman" w:hAnsi="Times New Roman"/>
          <w:color w:val="000000" w:themeColor="text1"/>
        </w:rPr>
        <w:t xml:space="preserve"> 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 </w:t>
      </w:r>
    </w:p>
    <w:p w14:paraId="3E5C34EB" w14:textId="3A5FFCB6" w:rsidR="006F26CF" w:rsidRPr="00A6092D"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the wire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vascular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proofErr w:type="spellStart"/>
      <w:r w:rsidR="008735B6">
        <w:rPr>
          <w:rFonts w:ascii="Times New Roman" w:hAnsi="Times New Roman"/>
          <w:color w:val="000000" w:themeColor="text1"/>
        </w:rPr>
        <w:t>hr</w:t>
      </w:r>
      <w:proofErr w:type="spellEnd"/>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ins w:id="189" w:author="Andy Kleinhesselink" w:date="2018-12-31T14:41:00Z">
        <w:r w:rsidR="00AD243D">
          <w:rPr>
            <w:rFonts w:ascii="Times New Roman" w:hAnsi="Times New Roman"/>
            <w:color w:val="000000" w:themeColor="text1"/>
          </w:rPr>
          <w:t>All data required for the study will be deposited in a Data Dryad (</w:t>
        </w:r>
        <w:r w:rsidR="00AD243D">
          <w:rPr>
            <w:rFonts w:ascii="Times New Roman" w:hAnsi="Times New Roman"/>
            <w:color w:val="000000" w:themeColor="text1"/>
          </w:rPr>
          <w:fldChar w:fldCharType="begin"/>
        </w:r>
        <w:r w:rsidR="00AD243D">
          <w:rPr>
            <w:rFonts w:ascii="Times New Roman" w:hAnsi="Times New Roman"/>
            <w:color w:val="000000" w:themeColor="text1"/>
          </w:rPr>
          <w:instrText xml:space="preserve"> HYPERLINK "http://www.dryad.org" </w:instrText>
        </w:r>
        <w:r w:rsidR="00AD243D">
          <w:rPr>
            <w:rFonts w:ascii="Times New Roman" w:hAnsi="Times New Roman"/>
            <w:color w:val="000000" w:themeColor="text1"/>
          </w:rPr>
          <w:fldChar w:fldCharType="separate"/>
        </w:r>
        <w:r w:rsidR="00AD243D" w:rsidRPr="005C583E">
          <w:rPr>
            <w:rStyle w:val="Hyperlink"/>
            <w:rFonts w:ascii="Times New Roman" w:hAnsi="Times New Roman"/>
          </w:rPr>
          <w:t>www.dryad.org</w:t>
        </w:r>
        <w:r w:rsidR="00AD243D">
          <w:rPr>
            <w:rFonts w:ascii="Times New Roman" w:hAnsi="Times New Roman"/>
            <w:color w:val="000000" w:themeColor="text1"/>
          </w:rPr>
          <w:fldChar w:fldCharType="end"/>
        </w:r>
        <w:r w:rsidR="00AD243D">
          <w:rPr>
            <w:rFonts w:ascii="Times New Roman" w:hAnsi="Times New Roman"/>
            <w:color w:val="000000" w:themeColor="text1"/>
          </w:rPr>
          <w:t xml:space="preserve">) repository pending acceptance of the </w:t>
        </w:r>
      </w:ins>
      <w:ins w:id="190" w:author="Andy Kleinhesselink" w:date="2018-12-31T14:42:00Z">
        <w:r w:rsidR="00AD243D">
          <w:rPr>
            <w:rFonts w:ascii="Times New Roman" w:hAnsi="Times New Roman"/>
            <w:color w:val="000000" w:themeColor="text1"/>
          </w:rPr>
          <w:t xml:space="preserve">article. </w:t>
        </w:r>
      </w:ins>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lastRenderedPageBreak/>
        <w:t>Statistical Analyses</w:t>
      </w:r>
    </w:p>
    <w:p w14:paraId="74863704" w14:textId="64944420"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r>
      <w:del w:id="191" w:author="Andy Kleinhesselink" w:date="2018-12-18T15:38:00Z">
        <w:r w:rsidR="000D1556" w:rsidDel="00694AD6">
          <w:rPr>
            <w:rFonts w:ascii="Times New Roman" w:hAnsi="Times New Roman"/>
            <w:color w:val="000000" w:themeColor="text1"/>
          </w:rPr>
          <w:delText>W</w:delText>
        </w:r>
        <w:r w:rsidRPr="00A6092D" w:rsidDel="00694AD6">
          <w:rPr>
            <w:rFonts w:ascii="Times New Roman" w:hAnsi="Times New Roman"/>
            <w:color w:val="000000" w:themeColor="text1"/>
          </w:rPr>
          <w:delText xml:space="preserve">e used chi-square test to determine whether our target grass species and vascular plants as a whole were more frequently rooted within moss patches than expected at random. </w:delText>
        </w:r>
      </w:del>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del w:id="192" w:author="Andy Kleinhesselink" w:date="2018-12-15T09:33:00Z">
        <w:r w:rsidR="000D1556" w:rsidDel="002E2923">
          <w:rPr>
            <w:rFonts w:ascii="Times New Roman" w:hAnsi="Times New Roman"/>
            <w:color w:val="000000" w:themeColor="text1"/>
          </w:rPr>
          <w:delText xml:space="preserve">also </w:delText>
        </w:r>
      </w:del>
      <w:r w:rsidRPr="00A6092D">
        <w:rPr>
          <w:rFonts w:ascii="Times New Roman" w:hAnsi="Times New Roman"/>
          <w:color w:val="000000" w:themeColor="text1"/>
        </w:rPr>
        <w:t xml:space="preserve">used </w:t>
      </w:r>
      <w:del w:id="193" w:author="Andy Kleinhesselink" w:date="2018-12-15T09:33:00Z">
        <w:r w:rsidR="000D1556" w:rsidDel="002E2923">
          <w:rPr>
            <w:rFonts w:ascii="Times New Roman" w:hAnsi="Times New Roman"/>
            <w:color w:val="000000" w:themeColor="text1"/>
          </w:rPr>
          <w:delText xml:space="preserve">a </w:delText>
        </w:r>
      </w:del>
      <w:r w:rsidRPr="00A6092D">
        <w:rPr>
          <w:rFonts w:ascii="Times New Roman" w:hAnsi="Times New Roman"/>
          <w:color w:val="000000" w:themeColor="text1"/>
        </w:rPr>
        <w:t>logistic regression</w:t>
      </w:r>
      <w:del w:id="194" w:author="Andy Kleinhesselink" w:date="2018-12-15T09:33:00Z">
        <w:r w:rsidRPr="00A6092D" w:rsidDel="002E2923">
          <w:rPr>
            <w:rFonts w:ascii="Times New Roman" w:hAnsi="Times New Roman"/>
            <w:color w:val="000000" w:themeColor="text1"/>
          </w:rPr>
          <w:delText xml:space="preserve"> model</w:delText>
        </w:r>
      </w:del>
      <w:r w:rsidRPr="00A6092D">
        <w:rPr>
          <w:rFonts w:ascii="Times New Roman" w:hAnsi="Times New Roman"/>
          <w:color w:val="000000" w:themeColor="text1"/>
        </w:rPr>
        <w:t xml:space="preserve"> to determine whether</w:t>
      </w:r>
      <w:ins w:id="195" w:author="Andy Kleinhesselink" w:date="2018-12-18T15:38:00Z">
        <w:r w:rsidR="00694AD6">
          <w:rPr>
            <w:rFonts w:ascii="Times New Roman" w:hAnsi="Times New Roman"/>
            <w:color w:val="000000" w:themeColor="text1"/>
          </w:rPr>
          <w:t xml:space="preserve"> </w:t>
        </w:r>
      </w:ins>
      <w:del w:id="196" w:author="Andy Kleinhesselink" w:date="2018-12-20T14:55:00Z">
        <w:r w:rsidRPr="00A6092D" w:rsidDel="00434801">
          <w:rPr>
            <w:rFonts w:ascii="Times New Roman" w:hAnsi="Times New Roman"/>
            <w:color w:val="000000" w:themeColor="text1"/>
          </w:rPr>
          <w:delText xml:space="preserve"> </w:delText>
        </w:r>
      </w:del>
      <w:r w:rsidRPr="00A6092D">
        <w:rPr>
          <w:rFonts w:ascii="Times New Roman" w:hAnsi="Times New Roman"/>
          <w:color w:val="000000" w:themeColor="text1"/>
        </w:rPr>
        <w:t xml:space="preserve">vascular plants were more associated with moss patches than expected and whether the association between </w:t>
      </w:r>
      <w:del w:id="197" w:author="Andy Kleinhesselink" w:date="2018-12-18T15:38:00Z">
        <w:r w:rsidRPr="00A6092D" w:rsidDel="00694AD6">
          <w:rPr>
            <w:rFonts w:ascii="Times New Roman" w:hAnsi="Times New Roman"/>
            <w:color w:val="000000" w:themeColor="text1"/>
          </w:rPr>
          <w:delText xml:space="preserve">plants </w:delText>
        </w:r>
      </w:del>
      <w:ins w:id="198" w:author="Andy Kleinhesselink" w:date="2018-12-18T15:38:00Z">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ins>
      <w:r w:rsidRPr="00A6092D">
        <w:rPr>
          <w:rFonts w:ascii="Times New Roman" w:hAnsi="Times New Roman"/>
          <w:color w:val="000000" w:themeColor="text1"/>
        </w:rPr>
        <w:t xml:space="preserve">and moss changed across the stress gradient. We modeled the probability of a vascular plant occurring at each </w:t>
      </w:r>
      <w:commentRangeStart w:id="199"/>
      <w:ins w:id="200" w:author="Andy Kleinhesselink" w:date="2018-12-18T15:39:00Z">
        <w:r w:rsidR="00694AD6">
          <w:rPr>
            <w:rFonts w:ascii="Times New Roman" w:hAnsi="Times New Roman"/>
            <w:color w:val="000000" w:themeColor="text1"/>
          </w:rPr>
          <w:t xml:space="preserve">point intercept </w:t>
        </w:r>
      </w:ins>
      <w:r w:rsidRPr="00A6092D">
        <w:rPr>
          <w:rFonts w:ascii="Times New Roman" w:hAnsi="Times New Roman"/>
          <w:color w:val="000000" w:themeColor="text1"/>
        </w:rPr>
        <w:t xml:space="preserve">sampling point </w:t>
      </w:r>
      <w:commentRangeEnd w:id="199"/>
      <w:r w:rsidR="00534318">
        <w:rPr>
          <w:rStyle w:val="CommentReference"/>
          <w:rFonts w:ascii="Times New Roman" w:eastAsiaTheme="minorEastAsia" w:hAnsi="Times New Roman" w:cstheme="minorBidi"/>
          <w:color w:val="auto"/>
          <w:lang w:eastAsia="en-US"/>
        </w:rPr>
        <w:commentReference w:id="199"/>
      </w:r>
      <w:r w:rsidRPr="00A6092D">
        <w:rPr>
          <w:rFonts w:ascii="Times New Roman" w:hAnsi="Times New Roman"/>
          <w:color w:val="000000" w:themeColor="text1"/>
        </w:rPr>
        <w:t>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ins w:id="201" w:author="Andy Kleinhesselink" w:date="2018-12-20T15:46:00Z">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ins>
      <w:r w:rsidRPr="00A6092D">
        <w:rPr>
          <w:rFonts w:ascii="Times New Roman" w:hAnsi="Times New Roman"/>
          <w:color w:val="000000" w:themeColor="text1"/>
        </w:rPr>
        <w:t xml:space="preserve">We tested significance of the gradient effect, the micro-habitat effect </w:t>
      </w:r>
      <w:ins w:id="202" w:author="Andy Kleinhesselink" w:date="2018-12-18T15:39:00Z">
        <w:r w:rsidR="00694AD6">
          <w:rPr>
            <w:rFonts w:ascii="Times New Roman" w:hAnsi="Times New Roman"/>
            <w:color w:val="000000" w:themeColor="text1"/>
          </w:rPr>
          <w:t xml:space="preserve">(moss covered or bare sand) </w:t>
        </w:r>
      </w:ins>
      <w:r w:rsidRPr="00A6092D">
        <w:rPr>
          <w:rFonts w:ascii="Times New Roman" w:hAnsi="Times New Roman"/>
          <w:color w:val="000000" w:themeColor="text1"/>
        </w:rPr>
        <w:t xml:space="preserve">and their interaction </w:t>
      </w:r>
      <w:del w:id="203" w:author="Andy Kleinhesselink" w:date="2018-12-18T17:04:00Z">
        <w:r w:rsidRPr="00A6092D" w:rsidDel="00F03F94">
          <w:rPr>
            <w:rFonts w:ascii="Times New Roman" w:hAnsi="Times New Roman"/>
            <w:color w:val="000000" w:themeColor="text1"/>
          </w:rPr>
          <w:delText xml:space="preserve">using </w:delText>
        </w:r>
      </w:del>
      <w:del w:id="204" w:author="Andy Kleinhesselink" w:date="2018-12-18T15:39:00Z">
        <w:r w:rsidRPr="00A6092D" w:rsidDel="00694AD6">
          <w:rPr>
            <w:rFonts w:ascii="Times New Roman" w:hAnsi="Times New Roman"/>
            <w:color w:val="000000" w:themeColor="text1"/>
          </w:rPr>
          <w:delText>analysis of deviance with F-tests</w:delText>
        </w:r>
      </w:del>
      <w:ins w:id="205" w:author="Andy Kleinhesselink" w:date="2018-12-18T17:04:00Z">
        <w:r w:rsidR="00F03F94">
          <w:rPr>
            <w:rFonts w:ascii="Times New Roman" w:hAnsi="Times New Roman"/>
            <w:color w:val="000000" w:themeColor="text1"/>
          </w:rPr>
          <w:t>by comparing model deviance with F</w:t>
        </w:r>
      </w:ins>
      <w:ins w:id="206" w:author="Andy Kleinhesselink" w:date="2018-12-20T15:46:00Z">
        <w:r w:rsidR="00DF2FED">
          <w:rPr>
            <w:rFonts w:ascii="Times New Roman" w:hAnsi="Times New Roman"/>
            <w:color w:val="000000" w:themeColor="text1"/>
          </w:rPr>
          <w:t>-</w:t>
        </w:r>
      </w:ins>
      <w:ins w:id="207" w:author="Andy Kleinhesselink" w:date="2018-12-18T15:39:00Z">
        <w:r w:rsidR="00694AD6">
          <w:rPr>
            <w:rFonts w:ascii="Times New Roman" w:hAnsi="Times New Roman"/>
            <w:color w:val="000000" w:themeColor="text1"/>
          </w:rPr>
          <w:t>tests</w:t>
        </w:r>
      </w:ins>
      <w:r w:rsidRPr="00A6092D">
        <w:rPr>
          <w:rFonts w:ascii="Times New Roman" w:hAnsi="Times New Roman"/>
          <w:color w:val="000000" w:themeColor="text1"/>
        </w:rPr>
        <w:t xml:space="preserve"> </w:t>
      </w:r>
      <w:del w:id="208" w:author="Andy Kleinhesselink" w:date="2018-12-18T15:39:00Z">
        <w:r w:rsidRPr="00A6092D" w:rsidDel="00694AD6">
          <w:rPr>
            <w:rFonts w:ascii="Times New Roman" w:hAnsi="Times New Roman"/>
            <w:color w:val="000000" w:themeColor="text1"/>
          </w:rPr>
          <w:delText xml:space="preserve">using the ‘anova’ function </w:delText>
        </w:r>
      </w:del>
      <w:r w:rsidRPr="00A6092D">
        <w:rPr>
          <w:rFonts w:ascii="Times New Roman" w:hAnsi="Times New Roman"/>
          <w:color w:val="000000" w:themeColor="text1"/>
        </w:rPr>
        <w:t>in R</w:t>
      </w:r>
      <w:ins w:id="209" w:author="Andy Kleinhesselink" w:date="2018-12-18T17:05:00Z">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ins>
      <w:r w:rsidR="00F03F94">
        <w:rPr>
          <w:rFonts w:ascii="Times New Roman" w:hAnsi="Times New Roman"/>
          <w:color w:val="000000" w:themeColor="text1"/>
        </w:rPr>
        <w:fldChar w:fldCharType="separate"/>
      </w:r>
      <w:ins w:id="210" w:author="Andy Kleinhesselink" w:date="2018-12-18T17:05:00Z">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ins>
      <w:r w:rsidRPr="00A6092D">
        <w:rPr>
          <w:rFonts w:ascii="Times New Roman" w:hAnsi="Times New Roman"/>
          <w:color w:val="000000" w:themeColor="text1"/>
        </w:rPr>
        <w:t>.</w:t>
      </w:r>
      <w:r w:rsidR="00DD1194">
        <w:rPr>
          <w:rFonts w:ascii="Times New Roman" w:hAnsi="Times New Roman"/>
          <w:color w:val="000000" w:themeColor="text1"/>
        </w:rPr>
        <w:t xml:space="preserve"> </w:t>
      </w:r>
      <w:ins w:id="211" w:author="Andy Kleinhesselink" w:date="2018-12-20T14:56:00Z">
        <w:r w:rsidR="00434801">
          <w:rPr>
            <w:rFonts w:ascii="Times New Roman" w:hAnsi="Times New Roman"/>
            <w:color w:val="000000" w:themeColor="text1"/>
          </w:rPr>
          <w:t xml:space="preserve"> </w:t>
        </w:r>
      </w:ins>
    </w:p>
    <w:p w14:paraId="5BF9940E" w14:textId="3C6AEEE5" w:rsidR="006F26CF" w:rsidRPr="00A6092D" w:rsidDel="00031A4C" w:rsidRDefault="00AF68FE">
      <w:pPr>
        <w:pStyle w:val="BodyA"/>
        <w:spacing w:line="480" w:lineRule="auto"/>
        <w:rPr>
          <w:del w:id="212" w:author="Andy Kleinhesselink" w:date="2018-12-18T15:44:00Z"/>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ins w:id="213" w:author="Andy Kleinhesselink" w:date="2018-12-18T15:40:00Z">
        <w:r w:rsidR="00694AD6">
          <w:rPr>
            <w:rFonts w:ascii="Times New Roman" w:hAnsi="Times New Roman"/>
            <w:color w:val="000000" w:themeColor="text1"/>
          </w:rPr>
          <w:t xml:space="preserve">surviving </w:t>
        </w:r>
      </w:ins>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del w:id="214" w:author="Andy Kleinhesselink" w:date="2018-12-18T15:40:00Z">
        <w:r w:rsidR="00FC4F1B" w:rsidDel="00694AD6">
          <w:rPr>
            <w:rFonts w:ascii="Times New Roman" w:hAnsi="Times New Roman"/>
            <w:i/>
            <w:color w:val="000000" w:themeColor="text1"/>
          </w:rPr>
          <w:delText>.</w:delText>
        </w:r>
      </w:del>
      <w:ins w:id="215" w:author="Andy Kleinhesselink" w:date="2018-12-18T15:40:00Z">
        <w:r w:rsidR="00694AD6">
          <w:rPr>
            <w:rFonts w:ascii="Times New Roman" w:hAnsi="Times New Roman"/>
            <w:i/>
            <w:color w:val="000000" w:themeColor="text1"/>
          </w:rPr>
          <w:t xml:space="preserve"> </w:t>
        </w:r>
      </w:ins>
      <w:r w:rsidR="00FC4F1B">
        <w:rPr>
          <w:rFonts w:ascii="Times New Roman" w:hAnsi="Times New Roman"/>
          <w:color w:val="000000" w:themeColor="text1"/>
        </w:rPr>
        <w:t xml:space="preserve">plants in each </w:t>
      </w:r>
      <w:ins w:id="216" w:author="Andy Kleinhesselink" w:date="2018-12-18T15:40:00Z">
        <w:r w:rsidR="00694AD6">
          <w:rPr>
            <w:rFonts w:ascii="Times New Roman" w:hAnsi="Times New Roman"/>
            <w:color w:val="000000" w:themeColor="text1"/>
          </w:rPr>
          <w:t xml:space="preserve">experimental </w:t>
        </w:r>
      </w:ins>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del w:id="217" w:author="Andy Kleinhesselink" w:date="2018-12-18T17:08:00Z">
        <w:r w:rsidRPr="00A6092D" w:rsidDel="00F03F94">
          <w:rPr>
            <w:rFonts w:ascii="Times New Roman" w:hAnsi="Times New Roman"/>
            <w:color w:val="000000" w:themeColor="text1"/>
          </w:rPr>
          <w:delText>one</w:delText>
        </w:r>
      </w:del>
      <w:ins w:id="218" w:author="Andy Kleinhesselink" w:date="2018-12-18T17:08:00Z">
        <w:r w:rsidR="00F03F94">
          <w:rPr>
            <w:rFonts w:ascii="Times New Roman" w:hAnsi="Times New Roman"/>
            <w:color w:val="000000" w:themeColor="text1"/>
          </w:rPr>
          <w:t>one</w:t>
        </w:r>
      </w:ins>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ins w:id="219" w:author="Andy Kleinhesselink" w:date="2018-12-20T15:41:00Z">
        <w:r w:rsidR="007D1539">
          <w:rPr>
            <w:rFonts w:ascii="Times New Roman" w:hAnsi="Times New Roman"/>
            <w:color w:val="000000" w:themeColor="text1"/>
          </w:rPr>
          <w:t>t</w:t>
        </w:r>
      </w:ins>
      <w:del w:id="220" w:author="Andy Kleinhesselink" w:date="2018-12-20T14:58:00Z">
        <w:r w:rsidR="00FC4F1B" w:rsidRPr="00A6092D" w:rsidDel="00434801">
          <w:rPr>
            <w:rFonts w:ascii="Times New Roman" w:hAnsi="Times New Roman"/>
            <w:color w:val="000000" w:themeColor="text1"/>
          </w:rPr>
          <w:delText>t</w:delText>
        </w:r>
      </w:del>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ins w:id="221" w:author="Andy Kleinhesselink" w:date="2018-12-18T15:40:00Z">
        <w:r w:rsidR="00694AD6">
          <w:rPr>
            <w:rFonts w:ascii="Times New Roman" w:hAnsi="Times New Roman"/>
            <w:color w:val="000000" w:themeColor="text1"/>
          </w:rPr>
          <w:t xml:space="preserve"> as fixed effects</w:t>
        </w:r>
      </w:ins>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ins w:id="222" w:author="Andy Kleinhesselink" w:date="2018-12-18T15:40:00Z">
        <w:r w:rsidR="00694AD6">
          <w:rPr>
            <w:rFonts w:ascii="Times New Roman" w:hAnsi="Times New Roman"/>
            <w:color w:val="000000" w:themeColor="text1"/>
          </w:rPr>
          <w:t>a</w:t>
        </w:r>
      </w:ins>
      <w:del w:id="223" w:author="Andy Kleinhesselink" w:date="2018-12-18T15:40:00Z">
        <w:r w:rsidR="00FC4F1B" w:rsidDel="00694AD6">
          <w:rPr>
            <w:rFonts w:ascii="Times New Roman" w:hAnsi="Times New Roman"/>
            <w:color w:val="000000" w:themeColor="text1"/>
          </w:rPr>
          <w:delText xml:space="preserve">were treated </w:delText>
        </w:r>
        <w:r w:rsidRPr="00A6092D" w:rsidDel="00694AD6">
          <w:rPr>
            <w:rFonts w:ascii="Times New Roman" w:hAnsi="Times New Roman"/>
            <w:color w:val="000000" w:themeColor="text1"/>
          </w:rPr>
          <w:delText>a</w:delText>
        </w:r>
      </w:del>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ins w:id="224" w:author="Andy Kleinhesselink" w:date="2018-12-18T15:43:00Z">
        <w:r w:rsidR="00031A4C">
          <w:rPr>
            <w:rFonts w:ascii="Times New Roman" w:hAnsi="Times New Roman"/>
            <w:color w:val="000000" w:themeColor="text1"/>
          </w:rPr>
          <w:t xml:space="preserve">a </w:t>
        </w:r>
      </w:ins>
      <w:del w:id="225" w:author="Andy Kleinhesselink" w:date="2018-12-18T15:43:00Z">
        <w:r w:rsidR="000D1556" w:rsidDel="00031A4C">
          <w:rPr>
            <w:rFonts w:ascii="Times New Roman" w:hAnsi="Times New Roman"/>
            <w:color w:val="000000" w:themeColor="text1"/>
          </w:rPr>
          <w:delText xml:space="preserve">the </w:delText>
        </w:r>
      </w:del>
      <w:r w:rsidR="00AA7176" w:rsidRPr="00A6092D">
        <w:rPr>
          <w:rFonts w:ascii="Times New Roman" w:hAnsi="Times New Roman"/>
          <w:color w:val="000000" w:themeColor="text1"/>
        </w:rPr>
        <w:t>generalized linear mixed effects model</w:t>
      </w:r>
      <w:ins w:id="226" w:author="Andy Kleinhesselink" w:date="2018-12-18T15:43:00Z">
        <w:r w:rsidR="00031A4C">
          <w:rPr>
            <w:rFonts w:ascii="Times New Roman" w:hAnsi="Times New Roman"/>
            <w:color w:val="000000" w:themeColor="text1"/>
          </w:rPr>
          <w:t xml:space="preserve"> </w:t>
        </w:r>
      </w:ins>
      <w:ins w:id="227" w:author="Andy Kleinhesselink" w:date="2018-12-20T14:59:00Z">
        <w:r w:rsidR="00434801">
          <w:rPr>
            <w:rFonts w:ascii="Times New Roman" w:hAnsi="Times New Roman"/>
            <w:color w:val="000000" w:themeColor="text1"/>
          </w:rPr>
          <w:t xml:space="preserve">with a logit link and </w:t>
        </w:r>
      </w:ins>
      <w:ins w:id="228" w:author="Andy Kleinhesselink" w:date="2018-12-18T15:43:00Z">
        <w:r w:rsidR="00031A4C">
          <w:rPr>
            <w:rFonts w:ascii="Times New Roman" w:hAnsi="Times New Roman"/>
            <w:color w:val="000000" w:themeColor="text1"/>
          </w:rPr>
          <w:t xml:space="preserve">binomial errors </w:t>
        </w:r>
      </w:ins>
      <w:del w:id="229" w:author="Andy Kleinhesselink" w:date="2018-12-18T15:43:00Z">
        <w:r w:rsidR="00AA7176" w:rsidRPr="00A6092D" w:rsidDel="00031A4C">
          <w:rPr>
            <w:rFonts w:ascii="Times New Roman" w:hAnsi="Times New Roman"/>
            <w:color w:val="000000" w:themeColor="text1"/>
          </w:rPr>
          <w:delText xml:space="preserve"> </w:delText>
        </w:r>
      </w:del>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ins w:id="230" w:author="Andy Kleinhesselink" w:date="2018-12-18T17:06:00Z">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ins>
      <w:del w:id="231" w:author="Andy Kleinhesselink" w:date="2018-12-18T17:06:00Z">
        <w:r w:rsidR="00AA7176" w:rsidRPr="00A6092D" w:rsidDel="00F03F94">
          <w:rPr>
            <w:rFonts w:ascii="Times New Roman" w:hAnsi="Times New Roman"/>
            <w:color w:val="000000" w:themeColor="text1"/>
          </w:rPr>
          <w:delInstrText xml:space="preserve"> ADDIN ZOTERO_ITEM CSL_CITATION {"citationID":"w8j56cW6","properties":{"formattedCitation":"(Bates et al. 2015, R Core Team 2015)","plainCitation":"(Bates et al. 2015, R Core Team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delInstrText>
        </w:r>
      </w:del>
      <w:r w:rsidR="00AA7176" w:rsidRPr="00A6092D">
        <w:rPr>
          <w:color w:val="000000" w:themeColor="text1"/>
        </w:rPr>
        <w:fldChar w:fldCharType="separate"/>
      </w:r>
      <w:ins w:id="232" w:author="Andy Kleinhesselink" w:date="2018-12-18T17:06:00Z">
        <w:r w:rsidR="00F03F94">
          <w:rPr>
            <w:rFonts w:ascii="Times New Roman" w:hAnsi="Times New Roman"/>
            <w:noProof/>
            <w:color w:val="000000" w:themeColor="text1"/>
          </w:rPr>
          <w:t>(Bates et al. 2015)</w:t>
        </w:r>
      </w:ins>
      <w:del w:id="233" w:author="Andy Kleinhesselink" w:date="2018-12-18T17:06:00Z">
        <w:r w:rsidR="00AA7176" w:rsidRPr="00F03F94" w:rsidDel="00F03F94">
          <w:rPr>
            <w:rFonts w:ascii="Times New Roman" w:hAnsi="Times New Roman"/>
            <w:noProof/>
            <w:color w:val="000000" w:themeColor="text1"/>
          </w:rPr>
          <w:delText>(Bates et al. 2015, R Core Team 2015)</w:delText>
        </w:r>
      </w:del>
      <w:r w:rsidR="00AA7176" w:rsidRPr="00A6092D">
        <w:rPr>
          <w:color w:val="000000" w:themeColor="text1"/>
        </w:rPr>
        <w:fldChar w:fldCharType="end"/>
      </w:r>
      <w:r w:rsidRPr="00A6092D">
        <w:rPr>
          <w:rFonts w:ascii="Times New Roman" w:hAnsi="Times New Roman"/>
          <w:color w:val="000000" w:themeColor="text1"/>
        </w:rPr>
        <w:t xml:space="preserve">. </w:t>
      </w:r>
      <w:ins w:id="234" w:author="Andy Kleinhesselink" w:date="2018-12-18T15:43:00Z">
        <w:r w:rsidR="00031A4C">
          <w:rPr>
            <w:rFonts w:ascii="Times New Roman" w:hAnsi="Times New Roman"/>
            <w:color w:val="000000" w:themeColor="text1"/>
          </w:rPr>
          <w:t xml:space="preserve"> We analyzed </w:t>
        </w:r>
      </w:ins>
      <w:ins w:id="235" w:author="Andy Kleinhesselink" w:date="2018-12-18T15:44:00Z">
        <w:r w:rsidR="00031A4C">
          <w:rPr>
            <w:rFonts w:ascii="Times New Roman" w:hAnsi="Times New Roman"/>
            <w:color w:val="000000" w:themeColor="text1"/>
          </w:rPr>
          <w:t xml:space="preserve">the log </w:t>
        </w:r>
      </w:ins>
      <w:ins w:id="236" w:author="Andy Kleinhesselink" w:date="2018-12-18T15:43:00Z">
        <w:r w:rsidR="00031A4C">
          <w:rPr>
            <w:rFonts w:ascii="Times New Roman" w:hAnsi="Times New Roman"/>
            <w:color w:val="000000" w:themeColor="text1"/>
          </w:rPr>
          <w:t>average aboveground biomass of each species</w:t>
        </w:r>
      </w:ins>
      <w:ins w:id="237" w:author="Andy Kleinhesselink" w:date="2018-12-18T15:44:00Z">
        <w:r w:rsidR="00031A4C">
          <w:rPr>
            <w:rFonts w:ascii="Times New Roman" w:hAnsi="Times New Roman"/>
            <w:color w:val="000000" w:themeColor="text1"/>
          </w:rPr>
          <w:t xml:space="preserve"> using the same model structure but with</w:t>
        </w:r>
      </w:ins>
      <w:ins w:id="238" w:author="Andy Kleinhesselink" w:date="2018-12-18T15:45:00Z">
        <w:r w:rsidR="00DB3160">
          <w:rPr>
            <w:rFonts w:ascii="Times New Roman" w:hAnsi="Times New Roman"/>
            <w:color w:val="000000" w:themeColor="text1"/>
          </w:rPr>
          <w:t xml:space="preserve">in a </w:t>
        </w:r>
      </w:ins>
      <w:ins w:id="239" w:author="Andy Kleinhesselink" w:date="2018-12-20T14:58:00Z">
        <w:r w:rsidR="00434801">
          <w:rPr>
            <w:rFonts w:ascii="Times New Roman" w:hAnsi="Times New Roman"/>
            <w:color w:val="000000" w:themeColor="text1"/>
          </w:rPr>
          <w:t>linear model with</w:t>
        </w:r>
      </w:ins>
      <w:ins w:id="240" w:author="Andy Kleinhesselink" w:date="2018-12-18T15:44:00Z">
        <w:r w:rsidR="00031A4C">
          <w:rPr>
            <w:rFonts w:ascii="Times New Roman" w:hAnsi="Times New Roman"/>
            <w:color w:val="000000" w:themeColor="text1"/>
          </w:rPr>
          <w:t xml:space="preserve"> normal errors. </w:t>
        </w:r>
      </w:ins>
    </w:p>
    <w:p w14:paraId="10B1C3D1" w14:textId="6344914E" w:rsidR="006F26CF" w:rsidRPr="00A6092D" w:rsidDel="00DB3160" w:rsidRDefault="00AF68FE">
      <w:pPr>
        <w:pStyle w:val="BodyA"/>
        <w:spacing w:line="480" w:lineRule="auto"/>
        <w:rPr>
          <w:del w:id="241" w:author="Andy Kleinhesselink" w:date="2018-12-18T15:45:00Z"/>
          <w:rFonts w:ascii="Times New Roman" w:hAnsi="Times New Roman"/>
          <w:color w:val="000000" w:themeColor="text1"/>
        </w:rPr>
      </w:pPr>
      <w:del w:id="242" w:author="Andy Kleinhesselink" w:date="2018-12-18T15:44:00Z">
        <w:r w:rsidRPr="00A6092D" w:rsidDel="00031A4C">
          <w:rPr>
            <w:rFonts w:ascii="Times New Roman" w:hAnsi="Times New Roman"/>
            <w:color w:val="000000" w:themeColor="text1"/>
          </w:rPr>
          <w:tab/>
        </w:r>
      </w:del>
      <w:del w:id="243" w:author="Andy Kleinhesselink" w:date="2018-12-18T15:41:00Z">
        <w:r w:rsidR="000D1556" w:rsidDel="00694AD6">
          <w:rPr>
            <w:rFonts w:ascii="Times New Roman" w:hAnsi="Times New Roman"/>
            <w:color w:val="000000" w:themeColor="text1"/>
          </w:rPr>
          <w:delText>In order t</w:delText>
        </w:r>
      </w:del>
      <w:del w:id="244" w:author="Andy Kleinhesselink" w:date="2018-12-18T15:44:00Z">
        <w:r w:rsidR="000D1556" w:rsidDel="00031A4C">
          <w:rPr>
            <w:rFonts w:ascii="Times New Roman" w:hAnsi="Times New Roman"/>
            <w:color w:val="000000" w:themeColor="text1"/>
          </w:rPr>
          <w:delText xml:space="preserve">o determine how </w:delText>
        </w:r>
      </w:del>
      <w:del w:id="245" w:author="Andy Kleinhesselink" w:date="2018-12-18T15:41:00Z">
        <w:r w:rsidR="000D1556" w:rsidDel="00694AD6">
          <w:rPr>
            <w:rFonts w:ascii="Times New Roman" w:hAnsi="Times New Roman"/>
            <w:color w:val="000000" w:themeColor="text1"/>
          </w:rPr>
          <w:delText>our</w:delText>
        </w:r>
        <w:r w:rsidR="00627DC4" w:rsidRPr="00A6092D" w:rsidDel="00694AD6">
          <w:rPr>
            <w:rFonts w:ascii="Times New Roman" w:hAnsi="Times New Roman"/>
            <w:color w:val="000000" w:themeColor="text1"/>
          </w:rPr>
          <w:delText xml:space="preserve"> </w:delText>
        </w:r>
        <w:r w:rsidRPr="00A6092D" w:rsidDel="00694AD6">
          <w:rPr>
            <w:rFonts w:ascii="Times New Roman" w:hAnsi="Times New Roman"/>
            <w:color w:val="000000" w:themeColor="text1"/>
          </w:rPr>
          <w:delText>treatments</w:delText>
        </w:r>
      </w:del>
      <w:del w:id="246" w:author="Andy Kleinhesselink" w:date="2018-12-18T15:44:00Z">
        <w:r w:rsidRPr="00A6092D" w:rsidDel="00031A4C">
          <w:rPr>
            <w:rFonts w:ascii="Times New Roman" w:hAnsi="Times New Roman"/>
            <w:color w:val="000000" w:themeColor="text1"/>
          </w:rPr>
          <w:delText xml:space="preserve"> and gradient position affected </w:delText>
        </w:r>
      </w:del>
      <w:del w:id="247" w:author="Andy Kleinhesselink" w:date="2018-12-18T15:41:00Z">
        <w:r w:rsidRPr="00A6092D" w:rsidDel="00694AD6">
          <w:rPr>
            <w:rFonts w:ascii="Times New Roman" w:hAnsi="Times New Roman"/>
            <w:color w:val="000000" w:themeColor="text1"/>
          </w:rPr>
          <w:delText>the</w:delText>
        </w:r>
      </w:del>
      <w:del w:id="248" w:author="Andy Kleinhesselink" w:date="2018-12-18T15:44:00Z">
        <w:r w:rsidRPr="00A6092D" w:rsidDel="00031A4C">
          <w:rPr>
            <w:rFonts w:ascii="Times New Roman" w:hAnsi="Times New Roman"/>
            <w:color w:val="000000" w:themeColor="text1"/>
          </w:rPr>
          <w:delText xml:space="preserve"> </w:delText>
        </w:r>
        <w:r w:rsidR="000D1556" w:rsidDel="00031A4C">
          <w:rPr>
            <w:rFonts w:ascii="Times New Roman" w:hAnsi="Times New Roman"/>
            <w:color w:val="000000" w:themeColor="text1"/>
          </w:rPr>
          <w:delText>growth</w:delText>
        </w:r>
      </w:del>
      <w:del w:id="249" w:author="Andy Kleinhesselink" w:date="2018-12-18T15:41:00Z">
        <w:r w:rsidR="000D1556" w:rsidDel="00694AD6">
          <w:rPr>
            <w:rFonts w:ascii="Times New Roman" w:hAnsi="Times New Roman"/>
            <w:color w:val="000000" w:themeColor="text1"/>
          </w:rPr>
          <w:delText xml:space="preserve"> of surviving </w:delText>
        </w:r>
        <w:r w:rsidRPr="00A6092D" w:rsidDel="00694AD6">
          <w:rPr>
            <w:rFonts w:ascii="Times New Roman" w:hAnsi="Times New Roman"/>
            <w:i/>
            <w:color w:val="000000" w:themeColor="text1"/>
          </w:rPr>
          <w:delText>Bromus</w:delText>
        </w:r>
        <w:r w:rsidRPr="00A6092D" w:rsidDel="00694AD6">
          <w:rPr>
            <w:rFonts w:ascii="Times New Roman" w:hAnsi="Times New Roman"/>
            <w:color w:val="000000" w:themeColor="text1"/>
          </w:rPr>
          <w:delText xml:space="preserve"> and </w:delText>
        </w:r>
        <w:r w:rsidRPr="00A6092D" w:rsidDel="00694AD6">
          <w:rPr>
            <w:rFonts w:ascii="Times New Roman" w:hAnsi="Times New Roman"/>
            <w:i/>
            <w:color w:val="000000" w:themeColor="text1"/>
          </w:rPr>
          <w:delText>Vulpia</w:delText>
        </w:r>
      </w:del>
      <w:del w:id="250" w:author="Andy Kleinhesselink" w:date="2018-12-18T15:44:00Z">
        <w:r w:rsidR="000D1556" w:rsidDel="00031A4C">
          <w:rPr>
            <w:rFonts w:ascii="Times New Roman" w:hAnsi="Times New Roman"/>
            <w:color w:val="000000" w:themeColor="text1"/>
          </w:rPr>
          <w:delText xml:space="preserve">, we </w:delText>
        </w:r>
        <w:r w:rsidR="00FC4F1B" w:rsidDel="00031A4C">
          <w:rPr>
            <w:rFonts w:ascii="Times New Roman" w:hAnsi="Times New Roman"/>
            <w:color w:val="000000" w:themeColor="text1"/>
          </w:rPr>
          <w:delText>l</w:delText>
        </w:r>
        <w:r w:rsidR="000D1556" w:rsidDel="00031A4C">
          <w:rPr>
            <w:rFonts w:ascii="Times New Roman" w:hAnsi="Times New Roman"/>
            <w:color w:val="000000" w:themeColor="text1"/>
          </w:rPr>
          <w:delText xml:space="preserve">og transformed </w:delText>
        </w:r>
        <w:r w:rsidR="00FC4F1B" w:rsidDel="00031A4C">
          <w:rPr>
            <w:rFonts w:ascii="Times New Roman" w:hAnsi="Times New Roman"/>
            <w:color w:val="000000" w:themeColor="text1"/>
          </w:rPr>
          <w:delText xml:space="preserve">the average aboveground biomass of the focal plants in each patch and </w:delText>
        </w:r>
        <w:r w:rsidR="000D1556" w:rsidDel="00031A4C">
          <w:rPr>
            <w:rFonts w:ascii="Times New Roman" w:hAnsi="Times New Roman"/>
            <w:color w:val="000000" w:themeColor="text1"/>
          </w:rPr>
          <w:delText>analyzed using a l</w:delText>
        </w:r>
        <w:r w:rsidRPr="00A6092D" w:rsidDel="00031A4C">
          <w:rPr>
            <w:rFonts w:ascii="Times New Roman" w:hAnsi="Times New Roman"/>
            <w:color w:val="000000" w:themeColor="text1"/>
          </w:rPr>
          <w:delText xml:space="preserve">inear mixed model with </w:delText>
        </w:r>
        <w:r w:rsidR="00FC4F1B" w:rsidDel="00031A4C">
          <w:rPr>
            <w:rFonts w:ascii="Times New Roman" w:hAnsi="Times New Roman"/>
            <w:color w:val="000000" w:themeColor="text1"/>
          </w:rPr>
          <w:delText>effects for treatment, stress level and their interaction and including block as random effects</w:delText>
        </w:r>
      </w:del>
      <w:ins w:id="251" w:author="Andy Kleinhesselink" w:date="2018-12-18T15:45:00Z">
        <w:r w:rsidR="00DB3160">
          <w:rPr>
            <w:rFonts w:ascii="Times New Roman" w:hAnsi="Times New Roman"/>
            <w:color w:val="000000" w:themeColor="text1"/>
          </w:rPr>
          <w:t xml:space="preserve"> </w:t>
        </w:r>
      </w:ins>
      <w:ins w:id="252" w:author="Andy Kleinhesselink" w:date="2018-12-18T15:46:00Z">
        <w:r w:rsidR="00DB3160">
          <w:rPr>
            <w:rFonts w:ascii="Times New Roman" w:hAnsi="Times New Roman"/>
            <w:color w:val="000000" w:themeColor="text1"/>
          </w:rPr>
          <w:t>Similarly, w</w:t>
        </w:r>
      </w:ins>
      <w:del w:id="253" w:author="Andy Kleinhesselink" w:date="2018-12-18T15:44:00Z">
        <w:r w:rsidRPr="00A6092D" w:rsidDel="00031A4C">
          <w:rPr>
            <w:rFonts w:ascii="Times New Roman" w:hAnsi="Times New Roman"/>
            <w:color w:val="000000" w:themeColor="text1"/>
          </w:rPr>
          <w:delText xml:space="preserve">. </w:delText>
        </w:r>
      </w:del>
    </w:p>
    <w:p w14:paraId="0EB1DD87" w14:textId="0F6DA2E2" w:rsidR="006F26CF" w:rsidRPr="00A6092D" w:rsidRDefault="00AF68FE">
      <w:pPr>
        <w:pStyle w:val="BodyA"/>
        <w:spacing w:line="480" w:lineRule="auto"/>
        <w:rPr>
          <w:rFonts w:ascii="Times New Roman" w:hAnsi="Times New Roman"/>
          <w:color w:val="000000" w:themeColor="text1"/>
        </w:rPr>
        <w:pPrChange w:id="254" w:author="Andy Kleinhesselink" w:date="2018-12-18T15:46:00Z">
          <w:pPr>
            <w:pStyle w:val="BodyA"/>
            <w:spacing w:line="480" w:lineRule="auto"/>
            <w:ind w:firstLine="720"/>
          </w:pPr>
        </w:pPrChange>
      </w:pPr>
      <w:del w:id="255" w:author="Andy Kleinhesselink" w:date="2018-12-18T15:45:00Z">
        <w:r w:rsidRPr="00A6092D" w:rsidDel="00DB3160">
          <w:rPr>
            <w:rFonts w:ascii="Times New Roman" w:hAnsi="Times New Roman"/>
            <w:color w:val="000000" w:themeColor="text1"/>
          </w:rPr>
          <w:delText>F</w:delText>
        </w:r>
      </w:del>
      <w:del w:id="256" w:author="Andy Kleinhesselink" w:date="2018-12-18T15:46:00Z">
        <w:r w:rsidRPr="00A6092D" w:rsidDel="00DB3160">
          <w:rPr>
            <w:rFonts w:ascii="Times New Roman" w:hAnsi="Times New Roman"/>
            <w:color w:val="000000" w:themeColor="text1"/>
          </w:rPr>
          <w:delText>inally, w</w:delText>
        </w:r>
      </w:del>
      <w:r w:rsidRPr="00A6092D">
        <w:rPr>
          <w:rFonts w:ascii="Times New Roman" w:hAnsi="Times New Roman"/>
          <w:color w:val="000000" w:themeColor="text1"/>
        </w:rPr>
        <w:t xml:space="preserve">e analyzed </w:t>
      </w:r>
      <w:del w:id="257" w:author="Andy Kleinhesselink" w:date="2018-12-18T15:46:00Z">
        <w:r w:rsidRPr="00A6092D" w:rsidDel="00DB3160">
          <w:rPr>
            <w:rFonts w:ascii="Times New Roman" w:hAnsi="Times New Roman"/>
            <w:color w:val="000000" w:themeColor="text1"/>
          </w:rPr>
          <w:delText xml:space="preserve">how </w:delText>
        </w:r>
      </w:del>
      <w:r w:rsidRPr="00A6092D">
        <w:rPr>
          <w:rFonts w:ascii="Times New Roman" w:hAnsi="Times New Roman"/>
          <w:color w:val="000000" w:themeColor="text1"/>
        </w:rPr>
        <w:t xml:space="preserve">the number of inflorescences produced in each </w:t>
      </w:r>
      <w:ins w:id="258" w:author="Andy Kleinhesselink" w:date="2018-12-18T15:46:00Z">
        <w:r w:rsidR="00DB3160">
          <w:rPr>
            <w:rFonts w:ascii="Times New Roman" w:hAnsi="Times New Roman"/>
            <w:color w:val="000000" w:themeColor="text1"/>
          </w:rPr>
          <w:t xml:space="preserve">experimental </w:t>
        </w:r>
      </w:ins>
      <w:r w:rsidRPr="00A6092D">
        <w:rPr>
          <w:rFonts w:ascii="Times New Roman" w:hAnsi="Times New Roman"/>
          <w:color w:val="000000" w:themeColor="text1"/>
        </w:rPr>
        <w:t xml:space="preserve">patch </w:t>
      </w:r>
      <w:del w:id="259" w:author="Andy Kleinhesselink" w:date="2018-12-18T15:46:00Z">
        <w:r w:rsidRPr="00A6092D" w:rsidDel="00DB3160">
          <w:rPr>
            <w:rFonts w:ascii="Times New Roman" w:hAnsi="Times New Roman"/>
            <w:color w:val="000000" w:themeColor="text1"/>
          </w:rPr>
          <w:delText xml:space="preserve">varied with treatment and position on the stress gradient </w:delText>
        </w:r>
      </w:del>
      <w:r w:rsidRPr="00A6092D">
        <w:rPr>
          <w:rFonts w:ascii="Times New Roman" w:hAnsi="Times New Roman"/>
          <w:color w:val="000000" w:themeColor="text1"/>
        </w:rPr>
        <w:t xml:space="preserve">using </w:t>
      </w:r>
      <w:ins w:id="260" w:author="Andy Kleinhesselink" w:date="2018-12-18T15:46:00Z">
        <w:r w:rsidR="00DB3160">
          <w:rPr>
            <w:rFonts w:ascii="Times New Roman" w:hAnsi="Times New Roman"/>
            <w:color w:val="000000" w:themeColor="text1"/>
          </w:rPr>
          <w:t xml:space="preserve">a </w:t>
        </w:r>
      </w:ins>
      <w:r w:rsidRPr="00A6092D">
        <w:rPr>
          <w:rFonts w:ascii="Times New Roman" w:hAnsi="Times New Roman"/>
          <w:color w:val="000000" w:themeColor="text1"/>
        </w:rPr>
        <w:t xml:space="preserve">generalized </w:t>
      </w:r>
      <w:r w:rsidRPr="00A6092D">
        <w:rPr>
          <w:rFonts w:ascii="Times New Roman" w:hAnsi="Times New Roman"/>
          <w:color w:val="000000" w:themeColor="text1"/>
        </w:rPr>
        <w:lastRenderedPageBreak/>
        <w:t xml:space="preserve">linear </w:t>
      </w:r>
      <w:del w:id="261" w:author="Andy Kleinhesselink" w:date="2018-12-20T14:59:00Z">
        <w:r w:rsidRPr="00A6092D" w:rsidDel="00434801">
          <w:rPr>
            <w:rFonts w:ascii="Times New Roman" w:hAnsi="Times New Roman"/>
            <w:color w:val="000000" w:themeColor="text1"/>
          </w:rPr>
          <w:delText xml:space="preserve">models </w:delText>
        </w:r>
      </w:del>
      <w:ins w:id="262" w:author="Andy Kleinhesselink" w:date="2018-12-20T14:59:00Z">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ins>
      <w:r w:rsidRPr="00A6092D">
        <w:rPr>
          <w:rFonts w:ascii="Times New Roman" w:hAnsi="Times New Roman"/>
          <w:color w:val="000000" w:themeColor="text1"/>
        </w:rPr>
        <w:t>with</w:t>
      </w:r>
      <w:ins w:id="263" w:author="Andy Kleinhesselink" w:date="2018-12-20T14:59:00Z">
        <w:r w:rsidR="00434801">
          <w:rPr>
            <w:rFonts w:ascii="Times New Roman" w:hAnsi="Times New Roman"/>
            <w:color w:val="000000" w:themeColor="text1"/>
          </w:rPr>
          <w:t xml:space="preserve"> a log-link and</w:t>
        </w:r>
      </w:ins>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quasipoisson</w:t>
      </w:r>
      <w:proofErr w:type="spellEnd"/>
      <w:r w:rsidRPr="00A6092D">
        <w:rPr>
          <w:rFonts w:ascii="Times New Roman" w:hAnsi="Times New Roman"/>
          <w:color w:val="000000" w:themeColor="text1"/>
        </w:rPr>
        <w:t xml:space="preserve"> errors. We used the number of surviving plants in each patch as an offset term</w:t>
      </w:r>
      <w:del w:id="264" w:author="Andy Kleinhesselink" w:date="2018-12-18T15:47:00Z">
        <w:r w:rsidRPr="00A6092D" w:rsidDel="00DB3160">
          <w:rPr>
            <w:rFonts w:ascii="Times New Roman" w:hAnsi="Times New Roman"/>
            <w:color w:val="000000" w:themeColor="text1"/>
          </w:rPr>
          <w:delText xml:space="preserve"> in the regression so that we effectively modeled the number of inflorescences produced per plant in each patch</w:delText>
        </w:r>
      </w:del>
      <w:ins w:id="265" w:author="Andy Kleinhesselink" w:date="2018-12-18T15:47:00Z">
        <w:r w:rsidR="00DB3160">
          <w:rPr>
            <w:rFonts w:ascii="Times New Roman" w:hAnsi="Times New Roman"/>
            <w:color w:val="000000" w:themeColor="text1"/>
          </w:rPr>
          <w:t xml:space="preserve"> to control for varying number of surviving plants in each patch</w:t>
        </w:r>
      </w:ins>
      <w:r w:rsidRPr="00A6092D">
        <w:rPr>
          <w:rFonts w:ascii="Times New Roman" w:hAnsi="Times New Roman"/>
          <w:color w:val="000000" w:themeColor="text1"/>
        </w:rPr>
        <w:t xml:space="preserve">. We fit these data without the random block effects because models fit with the random effect failed to converge. </w:t>
      </w:r>
    </w:p>
    <w:p w14:paraId="588C4B26" w14:textId="7E04E68E" w:rsidR="006F26CF" w:rsidRPr="00A6092D" w:rsidRDefault="00BD25A5" w:rsidP="007749DB">
      <w:pPr>
        <w:spacing w:after="0"/>
        <w:rPr>
          <w:color w:val="000000" w:themeColor="text1"/>
        </w:rPr>
      </w:pPr>
      <w:ins w:id="266" w:author="Andy Kleinhesselink" w:date="2018-12-15T09:36:00Z">
        <w:r>
          <w:rPr>
            <w:color w:val="000000" w:themeColor="text1"/>
          </w:rPr>
          <w:t xml:space="preserve">We </w:t>
        </w:r>
      </w:ins>
      <w:ins w:id="267" w:author="Andy Kleinhesselink" w:date="2018-12-18T17:08:00Z">
        <w:r w:rsidR="00F03F94">
          <w:rPr>
            <w:color w:val="000000" w:themeColor="text1"/>
          </w:rPr>
          <w:t>compared model deviance with</w:t>
        </w:r>
      </w:ins>
      <w:ins w:id="268" w:author="Andy Kleinhesselink" w:date="2018-12-15T09:36:00Z">
        <w:r>
          <w:rPr>
            <w:color w:val="000000" w:themeColor="text1"/>
          </w:rPr>
          <w:t xml:space="preserve"> </w:t>
        </w:r>
      </w:ins>
      <w:ins w:id="269" w:author="Andy Kleinhesselink" w:date="2018-12-20T14:59:00Z">
        <w:r w:rsidR="00434801" w:rsidRPr="00434801">
          <w:rPr>
            <w:i/>
            <w:color w:val="000000" w:themeColor="text1"/>
            <w:rPrChange w:id="270" w:author="Andy Kleinhesselink" w:date="2018-12-20T15:01:00Z">
              <w:rPr>
                <w:color w:val="000000" w:themeColor="text1"/>
              </w:rPr>
            </w:rPrChange>
          </w:rPr>
          <w:t>X</w:t>
        </w:r>
      </w:ins>
      <w:ins w:id="271" w:author="Andy Kleinhesselink" w:date="2018-12-20T15:01:00Z">
        <w:r w:rsidR="00434801" w:rsidRPr="00434801">
          <w:rPr>
            <w:color w:val="000000" w:themeColor="text1"/>
            <w:vertAlign w:val="superscript"/>
            <w:rPrChange w:id="272" w:author="Andy Kleinhesselink" w:date="2018-12-20T15:01:00Z">
              <w:rPr>
                <w:color w:val="000000" w:themeColor="text1"/>
              </w:rPr>
            </w:rPrChange>
          </w:rPr>
          <w:t>2</w:t>
        </w:r>
      </w:ins>
      <w:ins w:id="273" w:author="Andy Kleinhesselink" w:date="2018-12-18T16:52:00Z">
        <w:r w:rsidR="00340C50">
          <w:rPr>
            <w:color w:val="000000" w:themeColor="text1"/>
          </w:rPr>
          <w:t xml:space="preserve"> </w:t>
        </w:r>
      </w:ins>
      <w:ins w:id="274" w:author="Andy Kleinhesselink" w:date="2018-12-20T15:00:00Z">
        <w:r w:rsidR="00434801">
          <w:rPr>
            <w:color w:val="000000" w:themeColor="text1"/>
          </w:rPr>
          <w:t>or F</w:t>
        </w:r>
      </w:ins>
      <w:ins w:id="275" w:author="Andy Kleinhesselink" w:date="2018-12-20T15:02:00Z">
        <w:r w:rsidR="00434801">
          <w:rPr>
            <w:color w:val="000000" w:themeColor="text1"/>
          </w:rPr>
          <w:t>-</w:t>
        </w:r>
      </w:ins>
      <w:ins w:id="276" w:author="Andy Kleinhesselink" w:date="2018-12-18T16:52:00Z">
        <w:r w:rsidR="00340C50">
          <w:rPr>
            <w:color w:val="000000" w:themeColor="text1"/>
          </w:rPr>
          <w:t xml:space="preserve">tests </w:t>
        </w:r>
      </w:ins>
      <w:ins w:id="277" w:author="Andy Kleinhesselink" w:date="2018-12-18T16:46:00Z">
        <w:r w:rsidR="00340C50">
          <w:rPr>
            <w:color w:val="000000" w:themeColor="text1"/>
          </w:rPr>
          <w:t>to</w:t>
        </w:r>
      </w:ins>
      <w:del w:id="278" w:author="Andy Kleinhesselink" w:date="2018-12-15T09:36:00Z">
        <w:r w:rsidR="00AF68FE" w:rsidRPr="00A6092D" w:rsidDel="00BD25A5">
          <w:rPr>
            <w:color w:val="000000" w:themeColor="text1"/>
          </w:rPr>
          <w:delText xml:space="preserve">We </w:delText>
        </w:r>
      </w:del>
      <w:ins w:id="279" w:author="Andy Kleinhesselink" w:date="2018-12-15T09:36:00Z">
        <w:r w:rsidRPr="00A6092D">
          <w:rPr>
            <w:color w:val="000000" w:themeColor="text1"/>
          </w:rPr>
          <w:t xml:space="preserve"> </w:t>
        </w:r>
      </w:ins>
      <w:del w:id="280" w:author="Andy Kleinhesselink" w:date="2018-12-15T09:35:00Z">
        <w:r w:rsidR="00AF68FE" w:rsidRPr="00A6092D" w:rsidDel="00BD25A5">
          <w:rPr>
            <w:color w:val="000000" w:themeColor="text1"/>
          </w:rPr>
          <w:delText xml:space="preserve">used either likelihood ratio tests or F-tests to </w:delText>
        </w:r>
      </w:del>
      <w:r w:rsidR="00E71449">
        <w:rPr>
          <w:color w:val="000000" w:themeColor="text1"/>
        </w:rPr>
        <w:t>evaluate</w:t>
      </w:r>
      <w:ins w:id="281" w:author="Andy Kleinhesselink" w:date="2018-12-15T09:36:00Z">
        <w:r>
          <w:rPr>
            <w:color w:val="000000" w:themeColor="text1"/>
          </w:rPr>
          <w:t xml:space="preserve"> </w:t>
        </w:r>
      </w:ins>
      <w:del w:id="282" w:author="Andy Kleinhesselink" w:date="2018-12-15T09:36:00Z">
        <w:r w:rsidR="00E71449" w:rsidRPr="00A6092D" w:rsidDel="00BD25A5">
          <w:rPr>
            <w:color w:val="000000" w:themeColor="text1"/>
          </w:rPr>
          <w:delText xml:space="preserve"> </w:delText>
        </w:r>
      </w:del>
      <w:r w:rsidR="00AF68FE" w:rsidRPr="00A6092D">
        <w:rPr>
          <w:color w:val="000000" w:themeColor="text1"/>
        </w:rPr>
        <w:t>the significance of each of the fixed effects in the model</w:t>
      </w:r>
      <w:ins w:id="283" w:author="Andy Kleinhesselink" w:date="2018-12-18T17:09:00Z">
        <w:r w:rsidR="00F03F94">
          <w:rPr>
            <w:color w:val="000000" w:themeColor="text1"/>
          </w:rPr>
          <w:t>s</w:t>
        </w:r>
      </w:ins>
      <w:del w:id="284" w:author="Andy Kleinhesselink" w:date="2018-12-15T09:36:00Z">
        <w:r w:rsidR="00AF68FE" w:rsidRPr="00A6092D" w:rsidDel="00BD25A5">
          <w:rPr>
            <w:color w:val="000000" w:themeColor="text1"/>
          </w:rPr>
          <w:delText>s</w:delText>
        </w:r>
      </w:del>
      <w:del w:id="285" w:author="Andy Kleinhesselink" w:date="2018-12-18T17:09:00Z">
        <w:r w:rsidR="00AF68FE" w:rsidRPr="00A6092D" w:rsidDel="00F03F94">
          <w:rPr>
            <w:color w:val="000000" w:themeColor="text1"/>
          </w:rPr>
          <w:delText xml:space="preserve">: the interaction </w:delText>
        </w:r>
      </w:del>
      <w:del w:id="286" w:author="Andy Kleinhesselink" w:date="2018-12-15T09:35:00Z">
        <w:r w:rsidR="00AF68FE" w:rsidRPr="00A6092D" w:rsidDel="00BD25A5">
          <w:rPr>
            <w:color w:val="000000" w:themeColor="text1"/>
          </w:rPr>
          <w:delText xml:space="preserve">effect </w:delText>
        </w:r>
      </w:del>
      <w:del w:id="287" w:author="Andy Kleinhesselink" w:date="2018-12-18T17:09:00Z">
        <w:r w:rsidR="00AF68FE" w:rsidRPr="00A6092D" w:rsidDel="00F03F94">
          <w:rPr>
            <w:color w:val="000000" w:themeColor="text1"/>
          </w:rPr>
          <w:delText>between moss treatment and gradient position, the moss treatment effect and the stress gradient position effect</w:delText>
        </w:r>
      </w:del>
      <w:del w:id="288" w:author="Andy Kleinhesselink" w:date="2018-12-15T09:37:00Z">
        <w:r w:rsidR="00AF68FE" w:rsidRPr="00A6092D" w:rsidDel="00BD25A5">
          <w:rPr>
            <w:color w:val="000000" w:themeColor="text1"/>
          </w:rPr>
          <w:delText xml:space="preserve"> in that order</w:delText>
        </w:r>
      </w:del>
      <w:r w:rsidR="00AF68FE" w:rsidRPr="00A6092D">
        <w:rPr>
          <w:color w:val="000000" w:themeColor="text1"/>
        </w:rPr>
        <w:t xml:space="preserve">. When </w:t>
      </w:r>
      <w:ins w:id="289" w:author="Andy Kleinhesselink" w:date="2018-12-20T15:00:00Z">
        <w:r w:rsidR="00434801">
          <w:rPr>
            <w:color w:val="000000" w:themeColor="text1"/>
          </w:rPr>
          <w:t>we found a significant</w:t>
        </w:r>
      </w:ins>
      <w:ins w:id="290" w:author="Andy Kleinhesselink" w:date="2018-12-20T15:01:00Z">
        <w:r w:rsidR="00434801">
          <w:rPr>
            <w:color w:val="000000" w:themeColor="text1"/>
          </w:rPr>
          <w:t xml:space="preserve"> treatment or treatment x stress effect</w:t>
        </w:r>
      </w:ins>
      <w:del w:id="291" w:author="Andy Kleinhesselink" w:date="2018-12-15T09:37:00Z">
        <w:r w:rsidR="00AF68FE" w:rsidRPr="00A6092D" w:rsidDel="00BD25A5">
          <w:rPr>
            <w:color w:val="000000" w:themeColor="text1"/>
          </w:rPr>
          <w:delText>there were</w:delText>
        </w:r>
      </w:del>
      <w:del w:id="292" w:author="Andy Kleinhesselink" w:date="2018-12-18T17:03:00Z">
        <w:r w:rsidR="00AF68FE" w:rsidRPr="00A6092D" w:rsidDel="00F03F94">
          <w:rPr>
            <w:color w:val="000000" w:themeColor="text1"/>
          </w:rPr>
          <w:delText xml:space="preserve"> </w:delText>
        </w:r>
      </w:del>
      <w:del w:id="293" w:author="Andy Kleinhesselink" w:date="2018-12-20T15:01:00Z">
        <w:r w:rsidR="00AF68FE" w:rsidRPr="00A6092D" w:rsidDel="00434801">
          <w:rPr>
            <w:color w:val="000000" w:themeColor="text1"/>
          </w:rPr>
          <w:delText>significant</w:delText>
        </w:r>
      </w:del>
      <w:del w:id="294" w:author="Andy Kleinhesselink" w:date="2018-12-15T09:38:00Z">
        <w:r w:rsidR="00AF68FE" w:rsidRPr="00A6092D" w:rsidDel="00BD25A5">
          <w:rPr>
            <w:color w:val="000000" w:themeColor="text1"/>
          </w:rPr>
          <w:delText xml:space="preserve"> treatment effects</w:delText>
        </w:r>
      </w:del>
      <w:r w:rsidR="00E71449">
        <w:rPr>
          <w:color w:val="000000" w:themeColor="text1"/>
        </w:rPr>
        <w:t>,</w:t>
      </w:r>
      <w:r w:rsidR="00AF68FE" w:rsidRPr="00A6092D">
        <w:rPr>
          <w:color w:val="000000" w:themeColor="text1"/>
        </w:rPr>
        <w:t xml:space="preserve"> we tested for significant pairwise differences between </w:t>
      </w:r>
      <w:ins w:id="295" w:author="Andy Kleinhesselink" w:date="2018-12-20T15:01:00Z">
        <w:r w:rsidR="00434801">
          <w:rPr>
            <w:color w:val="000000" w:themeColor="text1"/>
          </w:rPr>
          <w:t xml:space="preserve">the three </w:t>
        </w:r>
      </w:ins>
      <w:r w:rsidR="00AF68FE" w:rsidRPr="00A6092D">
        <w:rPr>
          <w:color w:val="000000" w:themeColor="text1"/>
        </w:rPr>
        <w:t>treatment</w:t>
      </w:r>
      <w:ins w:id="296" w:author="Andy Kleinhesselink" w:date="2018-12-15T09:38:00Z">
        <w:r>
          <w:rPr>
            <w:color w:val="000000" w:themeColor="text1"/>
          </w:rPr>
          <w:t xml:space="preserve"> means within stress levels</w:t>
        </w:r>
      </w:ins>
      <w:del w:id="297" w:author="Andy Kleinhesselink" w:date="2018-12-15T09:38:00Z">
        <w:r w:rsidR="00AF68FE" w:rsidRPr="00A6092D" w:rsidDel="00BD25A5">
          <w:rPr>
            <w:color w:val="000000" w:themeColor="text1"/>
          </w:rPr>
          <w:delText xml:space="preserve"> means</w:delText>
        </w:r>
      </w:del>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del w:id="298" w:author="Andy Kleinhesselink" w:date="2018-12-15T09:37:00Z">
        <w:r w:rsidR="00AF68FE" w:rsidRPr="00A6092D" w:rsidDel="00BD25A5">
          <w:rPr>
            <w:color w:val="000000" w:themeColor="text1"/>
          </w:rPr>
          <w:delText>in the</w:delText>
        </w:r>
      </w:del>
      <w:ins w:id="299" w:author="Andy Kleinhesselink" w:date="2018-12-15T09:37:00Z">
        <w:r>
          <w:rPr>
            <w:color w:val="000000" w:themeColor="text1"/>
          </w:rPr>
          <w:t>implemented with the</w:t>
        </w:r>
      </w:ins>
      <w:r w:rsidR="00AF68FE" w:rsidRPr="00A6092D">
        <w:rPr>
          <w:color w:val="000000" w:themeColor="text1"/>
        </w:rPr>
        <w:t xml:space="preserve"> </w:t>
      </w:r>
      <w:del w:id="300" w:author="Andy Kleinhesselink" w:date="2018-12-15T09:37:00Z">
        <w:r w:rsidR="00AF68FE" w:rsidRPr="00A6092D" w:rsidDel="00BD25A5">
          <w:rPr>
            <w:color w:val="000000" w:themeColor="text1"/>
          </w:rPr>
          <w:delText>lsmeans</w:delText>
        </w:r>
      </w:del>
      <w:ins w:id="301" w:author="Andy Kleinhesselink" w:date="2018-12-15T09:38:00Z">
        <w:r>
          <w:rPr>
            <w:color w:val="000000" w:themeColor="text1"/>
          </w:rPr>
          <w:t>“</w:t>
        </w:r>
        <w:proofErr w:type="spellStart"/>
        <w:r>
          <w:rPr>
            <w:color w:val="000000" w:themeColor="text1"/>
          </w:rPr>
          <w:t>emmeans</w:t>
        </w:r>
        <w:proofErr w:type="spellEnd"/>
        <w:r>
          <w:rPr>
            <w:color w:val="000000" w:themeColor="text1"/>
          </w:rPr>
          <w:t>”</w:t>
        </w:r>
      </w:ins>
      <w:del w:id="302" w:author="Andy Kleinhesselink" w:date="2018-12-15T09:37:00Z">
        <w:r w:rsidR="00AF68FE" w:rsidRPr="00A6092D" w:rsidDel="00BD25A5">
          <w:rPr>
            <w:color w:val="000000" w:themeColor="text1"/>
          </w:rPr>
          <w:delText xml:space="preserve"> </w:delText>
        </w:r>
      </w:del>
      <w:ins w:id="303" w:author="Andy Kleinhesselink" w:date="2018-12-15T09:37:00Z">
        <w:r w:rsidRPr="00A6092D">
          <w:rPr>
            <w:color w:val="000000" w:themeColor="text1"/>
          </w:rPr>
          <w:t xml:space="preserve"> </w:t>
        </w:r>
      </w:ins>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ins w:id="304" w:author="Andy Kleinhesselink" w:date="2018-12-31T14:42:00Z">
        <w:r w:rsidR="00AD243D">
          <w:rPr>
            <w:color w:val="000000" w:themeColor="text1"/>
          </w:rPr>
          <w:t xml:space="preserve"> R scripts to </w:t>
        </w:r>
        <w:proofErr w:type="spellStart"/>
        <w:r w:rsidR="00AD243D">
          <w:rPr>
            <w:color w:val="000000" w:themeColor="text1"/>
          </w:rPr>
          <w:t>rep</w:t>
        </w:r>
      </w:ins>
      <w:ins w:id="305" w:author="Andy Kleinhesselink" w:date="2018-12-31T14:43:00Z">
        <w:r w:rsidR="00AD243D">
          <w:rPr>
            <w:color w:val="000000" w:themeColor="text1"/>
          </w:rPr>
          <w:t>orduce</w:t>
        </w:r>
      </w:ins>
      <w:proofErr w:type="spellEnd"/>
      <w:ins w:id="306" w:author="Andy Kleinhesselink" w:date="2018-12-31T14:42:00Z">
        <w:r w:rsidR="00AD243D">
          <w:rPr>
            <w:color w:val="000000" w:themeColor="text1"/>
          </w:rPr>
          <w:t xml:space="preserve"> the analyses and </w:t>
        </w:r>
      </w:ins>
      <w:ins w:id="307" w:author="Andy Kleinhesselink" w:date="2018-12-31T14:43:00Z">
        <w:r w:rsidR="00AD243D">
          <w:rPr>
            <w:color w:val="000000" w:themeColor="text1"/>
          </w:rPr>
          <w:t xml:space="preserve">figures are provided in an online supporting information file. </w:t>
        </w:r>
      </w:ins>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2D010170"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w:t>
      </w:r>
      <w:del w:id="308" w:author="Andy Kleinhesselink" w:date="2018-12-18T14:42:00Z">
        <w:r w:rsidRPr="00A6092D" w:rsidDel="003D67DE">
          <w:rPr>
            <w:rFonts w:cs="Times New Roman"/>
            <w:color w:val="000000" w:themeColor="text1"/>
          </w:rPr>
          <w:delText xml:space="preserve"> at</w:delText>
        </w:r>
      </w:del>
      <w:r w:rsidRPr="00A6092D">
        <w:rPr>
          <w:rFonts w:cs="Times New Roman"/>
          <w:color w:val="000000" w:themeColor="text1"/>
        </w:rPr>
        <w:t xml:space="preserve"> </w:t>
      </w:r>
      <w:del w:id="309" w:author="Andy Kleinhesselink" w:date="2018-12-18T14:42:00Z">
        <w:r w:rsidRPr="00A6092D" w:rsidDel="003D67DE">
          <w:rPr>
            <w:rFonts w:cs="Times New Roman"/>
            <w:color w:val="000000" w:themeColor="text1"/>
          </w:rPr>
          <w:delText xml:space="preserve">about 40 percent cover </w:delText>
        </w:r>
      </w:del>
      <w:r w:rsidRPr="00A6092D">
        <w:rPr>
          <w:rFonts w:cs="Times New Roman"/>
          <w:color w:val="000000" w:themeColor="text1"/>
        </w:rPr>
        <w:t>towards the middle of the gradient</w:t>
      </w:r>
      <w:del w:id="310" w:author="Andy Kleinhesselink" w:date="2018-12-18T14:42:00Z">
        <w:r w:rsidRPr="00A6092D" w:rsidDel="003D67DE">
          <w:rPr>
            <w:rFonts w:cs="Times New Roman"/>
            <w:color w:val="000000" w:themeColor="text1"/>
          </w:rPr>
          <w:delText xml:space="preserve"> (</w:delText>
        </w:r>
        <w:r w:rsidR="00A23B6A" w:rsidDel="003D67DE">
          <w:rPr>
            <w:rFonts w:cs="Times New Roman"/>
            <w:color w:val="000000" w:themeColor="text1"/>
          </w:rPr>
          <w:delText xml:space="preserve">Fig. </w:delText>
        </w:r>
        <w:r w:rsidRPr="00A6092D" w:rsidDel="003D67DE">
          <w:rPr>
            <w:rFonts w:cs="Times New Roman"/>
            <w:color w:val="000000" w:themeColor="text1"/>
          </w:rPr>
          <w:delText xml:space="preserve"> 1).</w:delText>
        </w:r>
      </w:del>
      <w:ins w:id="311" w:author="Andy Kleinhesselink" w:date="2018-12-18T14:42:00Z">
        <w:r w:rsidR="003D67DE">
          <w:rPr>
            <w:rFonts w:cs="Times New Roman"/>
            <w:color w:val="000000" w:themeColor="text1"/>
          </w:rPr>
          <w:t xml:space="preserve"> and</w:t>
        </w:r>
      </w:ins>
      <w:r w:rsidRPr="00A6092D">
        <w:rPr>
          <w:rFonts w:cs="Times New Roman"/>
          <w:color w:val="000000" w:themeColor="text1"/>
        </w:rPr>
        <w:t xml:space="preserve"> </w:t>
      </w:r>
      <w:del w:id="312" w:author="Andy Kleinhesselink" w:date="2018-12-18T14:42:00Z">
        <w:r w:rsidR="00017196" w:rsidDel="003D67DE">
          <w:rPr>
            <w:rFonts w:cs="Times New Roman"/>
            <w:color w:val="000000" w:themeColor="text1"/>
          </w:rPr>
          <w:delText>It</w:delText>
        </w:r>
        <w:r w:rsidRPr="00A6092D" w:rsidDel="003D67DE">
          <w:rPr>
            <w:rFonts w:cs="Times New Roman"/>
            <w:color w:val="000000" w:themeColor="text1"/>
          </w:rPr>
          <w:delText xml:space="preserve"> </w:delText>
        </w:r>
      </w:del>
      <w:r w:rsidRPr="00A6092D">
        <w:rPr>
          <w:rFonts w:cs="Times New Roman"/>
          <w:color w:val="000000" w:themeColor="text1"/>
        </w:rPr>
        <w:t>declined as conditions became more stressful across the last 50 m of the stress gradient</w:t>
      </w:r>
      <w:ins w:id="313" w:author="Andy Kleinhesselink" w:date="2018-12-18T14:42:00Z">
        <w:r w:rsidR="003D67DE">
          <w:rPr>
            <w:rFonts w:cs="Times New Roman"/>
            <w:color w:val="000000" w:themeColor="text1"/>
          </w:rPr>
          <w:t xml:space="preserve"> </w:t>
        </w:r>
        <w:del w:id="314" w:author="Hall Cushman" w:date="2018-12-20T09:17:00Z">
          <w:r w:rsidR="003D67DE" w:rsidRPr="00A6092D" w:rsidDel="00534318">
            <w:rPr>
              <w:rFonts w:cs="Times New Roman"/>
              <w:color w:val="000000" w:themeColor="text1"/>
            </w:rPr>
            <w:delText xml:space="preserve"> </w:delText>
          </w:r>
        </w:del>
        <w:r w:rsidR="003D67DE" w:rsidRPr="00A6092D">
          <w:rPr>
            <w:rFonts w:cs="Times New Roman"/>
            <w:color w:val="000000" w:themeColor="text1"/>
          </w:rPr>
          <w:t>(</w:t>
        </w:r>
        <w:r w:rsidR="003D67DE">
          <w:rPr>
            <w:rFonts w:cs="Times New Roman"/>
            <w:color w:val="000000" w:themeColor="text1"/>
          </w:rPr>
          <w:t xml:space="preserve">Fig. </w:t>
        </w:r>
        <w:del w:id="315" w:author="Hall Cushman" w:date="2018-12-20T09:17:00Z">
          <w:r w:rsidR="003D67DE" w:rsidRPr="00A6092D" w:rsidDel="00534318">
            <w:rPr>
              <w:rFonts w:cs="Times New Roman"/>
              <w:color w:val="000000" w:themeColor="text1"/>
            </w:rPr>
            <w:delText xml:space="preserve"> </w:delText>
          </w:r>
        </w:del>
        <w:r w:rsidR="003D67DE" w:rsidRPr="00A6092D">
          <w:rPr>
            <w:rFonts w:cs="Times New Roman"/>
            <w:color w:val="000000" w:themeColor="text1"/>
          </w:rPr>
          <w:t>1)</w:t>
        </w:r>
      </w:ins>
      <w:r w:rsidRPr="00A6092D">
        <w:rPr>
          <w:rFonts w:cs="Times New Roman"/>
          <w:color w:val="000000" w:themeColor="text1"/>
        </w:rPr>
        <w:t xml:space="preserve">. This </w:t>
      </w:r>
      <w:del w:id="316" w:author="Andy Kleinhesselink" w:date="2018-12-18T14:42:00Z">
        <w:r w:rsidRPr="00A6092D" w:rsidDel="003D67DE">
          <w:rPr>
            <w:rFonts w:cs="Times New Roman"/>
            <w:color w:val="000000" w:themeColor="text1"/>
          </w:rPr>
          <w:delText xml:space="preserve">distribution </w:delText>
        </w:r>
      </w:del>
      <w:ins w:id="317" w:author="Andy Kleinhesselink" w:date="2018-12-18T14:42:00Z">
        <w:r w:rsidR="003D67DE">
          <w:rPr>
            <w:rFonts w:cs="Times New Roman"/>
            <w:color w:val="000000" w:themeColor="text1"/>
          </w:rPr>
          <w:t xml:space="preserve">pattern of </w:t>
        </w:r>
      </w:ins>
      <w:ins w:id="318" w:author="Andy Kleinhesselink" w:date="2018-12-20T15:02:00Z">
        <w:r w:rsidR="00434801">
          <w:rPr>
            <w:rFonts w:cs="Times New Roman"/>
            <w:color w:val="000000" w:themeColor="text1"/>
          </w:rPr>
          <w:t>moss cover</w:t>
        </w:r>
      </w:ins>
      <w:ins w:id="319" w:author="Andy Kleinhesselink" w:date="2018-12-18T14:42:00Z">
        <w:r w:rsidR="003D67DE" w:rsidRPr="00A6092D">
          <w:rPr>
            <w:rFonts w:cs="Times New Roman"/>
            <w:color w:val="000000" w:themeColor="text1"/>
          </w:rPr>
          <w:t xml:space="preserve"> </w:t>
        </w:r>
      </w:ins>
      <w:del w:id="320" w:author="Andy Kleinhesselink" w:date="2018-12-18T14:42:00Z">
        <w:r w:rsidRPr="00A6092D" w:rsidDel="003D67DE">
          <w:rPr>
            <w:rFonts w:cs="Times New Roman"/>
            <w:color w:val="000000" w:themeColor="text1"/>
          </w:rPr>
          <w:delText xml:space="preserve">of abundance </w:delText>
        </w:r>
      </w:del>
      <w:r w:rsidRPr="00A6092D">
        <w:rPr>
          <w:rFonts w:cs="Times New Roman"/>
          <w:color w:val="000000" w:themeColor="text1"/>
        </w:rPr>
        <w:t xml:space="preserve">was well described </w:t>
      </w:r>
      <w:del w:id="321" w:author="Andy Kleinhesselink" w:date="2018-12-20T15:02:00Z">
        <w:r w:rsidRPr="00A6092D" w:rsidDel="00434801">
          <w:rPr>
            <w:rFonts w:cs="Times New Roman"/>
            <w:color w:val="000000" w:themeColor="text1"/>
          </w:rPr>
          <w:delText>by a</w:delText>
        </w:r>
      </w:del>
      <w:ins w:id="322" w:author="Andy Kleinhesselink" w:date="2018-12-20T15:02:00Z">
        <w:r w:rsidR="00434801">
          <w:rPr>
            <w:rFonts w:cs="Times New Roman"/>
            <w:color w:val="000000" w:themeColor="text1"/>
          </w:rPr>
          <w:t>as</w:t>
        </w:r>
      </w:ins>
      <w:r w:rsidRPr="00A6092D">
        <w:rPr>
          <w:rFonts w:cs="Times New Roman"/>
          <w:color w:val="000000" w:themeColor="text1"/>
        </w:rPr>
        <w:t xml:space="preserve"> </w:t>
      </w:r>
      <w:ins w:id="323" w:author="Andy Kleinhesselink" w:date="2018-12-20T15:03:00Z">
        <w:r w:rsidR="00434801">
          <w:rPr>
            <w:rFonts w:cs="Times New Roman"/>
            <w:color w:val="000000" w:themeColor="text1"/>
          </w:rPr>
          <w:t xml:space="preserve">a </w:t>
        </w:r>
      </w:ins>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del w:id="324" w:author="Andy Kleinhesselink" w:date="2018-12-20T15:07:00Z">
        <w:r w:rsidRPr="00A6092D" w:rsidDel="00AA09F2">
          <w:rPr>
            <w:rFonts w:cs="Times New Roman"/>
            <w:color w:val="000000" w:themeColor="text1"/>
          </w:rPr>
          <w:delText>5</w:delText>
        </w:r>
      </w:del>
      <w:ins w:id="325" w:author="Andy Kleinhesselink" w:date="2018-12-20T15:07:00Z">
        <w:r w:rsidR="00AA09F2">
          <w:rPr>
            <w:rFonts w:cs="Times New Roman"/>
            <w:color w:val="000000" w:themeColor="text1"/>
          </w:rPr>
          <w:t>7</w:t>
        </w:r>
      </w:ins>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xml:space="preserve">). </w:t>
      </w:r>
      <w:del w:id="326" w:author="Andy Kleinhesselink" w:date="2018-12-18T14:59:00Z">
        <w:r w:rsidRPr="00A6092D" w:rsidDel="00350E66">
          <w:rPr>
            <w:rFonts w:cs="Times New Roman"/>
            <w:color w:val="000000" w:themeColor="text1"/>
          </w:rPr>
          <w:delText>In contrast, bare sand was most frequent at the low</w:delText>
        </w:r>
        <w:r w:rsidR="00017196" w:rsidDel="00350E66">
          <w:rPr>
            <w:rFonts w:cs="Times New Roman"/>
            <w:color w:val="000000" w:themeColor="text1"/>
          </w:rPr>
          <w:delText>-</w:delText>
        </w:r>
        <w:r w:rsidRPr="00A6092D" w:rsidDel="00350E66">
          <w:rPr>
            <w:rFonts w:cs="Times New Roman"/>
            <w:color w:val="000000" w:themeColor="text1"/>
          </w:rPr>
          <w:delText xml:space="preserve">stress </w:delText>
        </w:r>
        <w:r w:rsidR="00017196" w:rsidDel="00350E66">
          <w:rPr>
            <w:rFonts w:cs="Times New Roman"/>
            <w:color w:val="000000" w:themeColor="text1"/>
          </w:rPr>
          <w:delText xml:space="preserve">end </w:delText>
        </w:r>
        <w:r w:rsidRPr="00A6092D" w:rsidDel="00350E66">
          <w:rPr>
            <w:rFonts w:cs="Times New Roman"/>
            <w:color w:val="000000" w:themeColor="text1"/>
          </w:rPr>
          <w:delText>of the gradient and the high</w:delText>
        </w:r>
        <w:r w:rsidR="00017196" w:rsidDel="00350E66">
          <w:rPr>
            <w:rFonts w:cs="Times New Roman"/>
            <w:color w:val="000000" w:themeColor="text1"/>
          </w:rPr>
          <w:delText>-</w:delText>
        </w:r>
        <w:r w:rsidRPr="00A6092D" w:rsidDel="00350E66">
          <w:rPr>
            <w:rFonts w:cs="Times New Roman"/>
            <w:color w:val="000000" w:themeColor="text1"/>
          </w:rPr>
          <w:delText>stress end of the gradient and least frequent in the middle where moss cover was highest (</w:delText>
        </w:r>
        <w:r w:rsidR="00A23B6A" w:rsidDel="00350E66">
          <w:rPr>
            <w:rFonts w:cs="Times New Roman"/>
            <w:color w:val="000000" w:themeColor="text1"/>
          </w:rPr>
          <w:delText xml:space="preserve">Fig. </w:delText>
        </w:r>
        <w:r w:rsidRPr="00A6092D" w:rsidDel="00350E66">
          <w:rPr>
            <w:rFonts w:cs="Times New Roman"/>
            <w:color w:val="000000" w:themeColor="text1"/>
          </w:rPr>
          <w:delText xml:space="preserve"> 1; F</w:delText>
        </w:r>
        <w:r w:rsidRPr="00A6092D" w:rsidDel="00350E66">
          <w:rPr>
            <w:rFonts w:cs="Times New Roman"/>
            <w:color w:val="000000" w:themeColor="text1"/>
            <w:vertAlign w:val="subscript"/>
          </w:rPr>
          <w:delText>2,20</w:delText>
        </w:r>
        <w:r w:rsidRPr="00A6092D" w:rsidDel="00350E66">
          <w:rPr>
            <w:rFonts w:cs="Times New Roman"/>
            <w:color w:val="000000" w:themeColor="text1"/>
          </w:rPr>
          <w:delText xml:space="preserve"> = </w:delText>
        </w:r>
      </w:del>
      <w:del w:id="327" w:author="Andy Kleinhesselink" w:date="2018-12-18T14:58:00Z">
        <w:r w:rsidRPr="00A6092D" w:rsidDel="00350E66">
          <w:rPr>
            <w:rFonts w:cs="Times New Roman"/>
            <w:color w:val="000000" w:themeColor="text1"/>
          </w:rPr>
          <w:delText>15.9</w:delText>
        </w:r>
      </w:del>
      <w:del w:id="328" w:author="Andy Kleinhesselink" w:date="2018-12-18T14:59:00Z">
        <w:r w:rsidRPr="00A6092D" w:rsidDel="00350E66">
          <w:rPr>
            <w:rFonts w:cs="Times New Roman"/>
            <w:color w:val="000000" w:themeColor="text1"/>
          </w:rPr>
          <w:delText>, R</w:delText>
        </w:r>
        <w:r w:rsidRPr="00A6092D" w:rsidDel="00350E66">
          <w:rPr>
            <w:rFonts w:cs="Times New Roman"/>
            <w:color w:val="000000" w:themeColor="text1"/>
            <w:vertAlign w:val="superscript"/>
          </w:rPr>
          <w:delText>2</w:delText>
        </w:r>
        <w:r w:rsidRPr="00A6092D" w:rsidDel="00350E66">
          <w:rPr>
            <w:rFonts w:cs="Times New Roman"/>
            <w:color w:val="000000" w:themeColor="text1"/>
          </w:rPr>
          <w:delText xml:space="preserve"> = 0.58</w:delText>
        </w:r>
        <w:r w:rsidR="00017196" w:rsidRPr="00A93DBA" w:rsidDel="00350E66">
          <w:rPr>
            <w:rFonts w:cs="Times New Roman"/>
            <w:color w:val="000000" w:themeColor="text1"/>
          </w:rPr>
          <w:delText xml:space="preserve">, </w:delText>
        </w:r>
        <w:r w:rsidR="004B3C52" w:rsidRPr="004604BB" w:rsidDel="00350E66">
          <w:rPr>
            <w:rFonts w:cs="Times New Roman"/>
            <w:color w:val="000000" w:themeColor="text1"/>
          </w:rPr>
          <w:delText>p &lt; 0.01</w:delText>
        </w:r>
        <w:r w:rsidRPr="00A93DBA" w:rsidDel="00350E66">
          <w:rPr>
            <w:rFonts w:cs="Times New Roman"/>
            <w:color w:val="000000" w:themeColor="text1"/>
          </w:rPr>
          <w:delText>)</w:delText>
        </w:r>
        <w:r w:rsidRPr="00A6092D" w:rsidDel="00350E66">
          <w:rPr>
            <w:rFonts w:cs="Times New Roman"/>
            <w:color w:val="000000" w:themeColor="text1"/>
          </w:rPr>
          <w:delText xml:space="preserve">. </w:delText>
        </w:r>
      </w:del>
      <w:r w:rsidRPr="00A6092D">
        <w:rPr>
          <w:rFonts w:cs="Times New Roman"/>
          <w:color w:val="000000" w:themeColor="text1"/>
        </w:rPr>
        <w:t xml:space="preserve">We found 31 different species of vascular plants rooted at 189 of the 398 </w:t>
      </w:r>
      <w:del w:id="329" w:author="Andy Kleinhesselink" w:date="2018-12-18T14:44:00Z">
        <w:r w:rsidRPr="00A6092D" w:rsidDel="003D67DE">
          <w:rPr>
            <w:rFonts w:cs="Times New Roman"/>
            <w:color w:val="000000" w:themeColor="text1"/>
          </w:rPr>
          <w:delText xml:space="preserve">non-shrub </w:delText>
        </w:r>
      </w:del>
      <w:r w:rsidRPr="00A6092D">
        <w:rPr>
          <w:rFonts w:cs="Times New Roman"/>
          <w:color w:val="000000" w:themeColor="text1"/>
        </w:rPr>
        <w:t>sampling points</w:t>
      </w:r>
      <w:ins w:id="330" w:author="Andy Kleinhesselink" w:date="2018-12-18T14:44:00Z">
        <w:r w:rsidR="003D67DE">
          <w:rPr>
            <w:rFonts w:cs="Times New Roman"/>
            <w:color w:val="000000" w:themeColor="text1"/>
          </w:rPr>
          <w:t xml:space="preserve"> outside of shrubs</w:t>
        </w:r>
      </w:ins>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ins w:id="331" w:author="Andy Kleinhesselink" w:date="2018-12-18T15:35:00Z">
        <w:r w:rsidR="00694AD6">
          <w:rPr>
            <w:rFonts w:cs="Times New Roman"/>
            <w:color w:val="000000" w:themeColor="text1"/>
          </w:rPr>
          <w:t xml:space="preserve">native </w:t>
        </w:r>
      </w:ins>
      <w:r w:rsidRPr="00A6092D">
        <w:rPr>
          <w:rFonts w:cs="Times New Roman"/>
          <w:color w:val="000000" w:themeColor="text1"/>
        </w:rPr>
        <w:t>annual</w:t>
      </w:r>
      <w:del w:id="332" w:author="Andy Kleinhesselink" w:date="2018-12-18T15:35:00Z">
        <w:r w:rsidRPr="00A6092D" w:rsidDel="00694AD6">
          <w:rPr>
            <w:rFonts w:cs="Times New Roman"/>
            <w:color w:val="000000" w:themeColor="text1"/>
          </w:rPr>
          <w:delText xml:space="preserve"> plant endemic to coastal dunes in California</w:delText>
        </w:r>
      </w:del>
      <w:r w:rsidR="00017196">
        <w:rPr>
          <w:rFonts w:cs="Times New Roman"/>
          <w:color w:val="000000" w:themeColor="text1"/>
        </w:rPr>
        <w:t>,</w:t>
      </w:r>
      <w:r w:rsidRPr="00A6092D">
        <w:rPr>
          <w:rFonts w:cs="Times New Roman"/>
          <w:color w:val="000000" w:themeColor="text1"/>
        </w:rPr>
        <w:t xml:space="preserve"> was the most frequently encountered </w:t>
      </w:r>
      <w:del w:id="333" w:author="Andy Kleinhesselink" w:date="2018-12-18T15:35:00Z">
        <w:r w:rsidRPr="00A6092D" w:rsidDel="00694AD6">
          <w:rPr>
            <w:rFonts w:cs="Times New Roman"/>
            <w:color w:val="000000" w:themeColor="text1"/>
          </w:rPr>
          <w:delText xml:space="preserve">plant </w:delText>
        </w:r>
      </w:del>
      <w:r w:rsidRPr="00A6092D">
        <w:rPr>
          <w:rFonts w:cs="Times New Roman"/>
          <w:color w:val="000000" w:themeColor="text1"/>
        </w:rPr>
        <w:t xml:space="preserve">species and occurred at 60 sampling points. </w:t>
      </w:r>
      <w:ins w:id="334" w:author="Andy Kleinhesselink" w:date="2018-12-18T15:10:00Z">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173 </w:t>
        </w:r>
        <w:r w:rsidR="008774F3">
          <w:rPr>
            <w:rFonts w:cs="Times New Roman"/>
            <w:color w:val="000000" w:themeColor="text1"/>
          </w:rPr>
          <w:t>points without moss</w:t>
        </w:r>
        <w:r w:rsidR="008774F3" w:rsidRPr="00A6092D">
          <w:rPr>
            <w:rFonts w:cs="Times New Roman"/>
            <w:color w:val="000000" w:themeColor="text1"/>
          </w:rPr>
          <w:t xml:space="preserve">, and 85 of 36 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w:t>
        </w:r>
        <w:r w:rsidR="008774F3" w:rsidRPr="00A6092D">
          <w:rPr>
            <w:rFonts w:cs="Times New Roman"/>
            <w:color w:val="000000" w:themeColor="text1"/>
          </w:rPr>
          <w:lastRenderedPageBreak/>
          <w:t>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ins>
      <w:ins w:id="335" w:author="Andy Kleinhesselink" w:date="2018-12-18T15:11:00Z">
        <w:r w:rsidR="008774F3">
          <w:rPr>
            <w:rFonts w:cs="Times New Roman"/>
            <w:color w:val="000000" w:themeColor="text1"/>
          </w:rPr>
          <w:t xml:space="preserve"> </w:t>
        </w:r>
      </w:ins>
      <w:ins w:id="336" w:author="Andy Kleinhesselink" w:date="2018-12-20T15:12:00Z">
        <w:r w:rsidR="00AA09F2">
          <w:rPr>
            <w:rFonts w:cs="Times New Roman"/>
            <w:color w:val="000000" w:themeColor="text1"/>
          </w:rPr>
          <w:t>E</w:t>
        </w:r>
      </w:ins>
      <w:ins w:id="337" w:author="Andy Kleinhesselink" w:date="2018-12-18T15:11:00Z">
        <w:r w:rsidR="008774F3" w:rsidRPr="00A6092D">
          <w:rPr>
            <w:rFonts w:cs="Times New Roman"/>
            <w:color w:val="000000" w:themeColor="text1"/>
          </w:rPr>
          <w:t>xotic and native species both increased in frequency towards the stressful 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ins>
      <w:ins w:id="338" w:author="Andy Kleinhesselink" w:date="2018-12-20T17:06:00Z">
        <w:r w:rsidR="00B81F1E">
          <w:rPr>
            <w:rFonts w:cs="Times New Roman"/>
            <w:color w:val="000000" w:themeColor="text1"/>
          </w:rPr>
          <w:t>; Figs S3 and S4</w:t>
        </w:r>
      </w:ins>
      <w:ins w:id="339" w:author="Andy Kleinhesselink" w:date="2018-12-18T15:11:00Z">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ins>
      <w:r w:rsidRPr="00A6092D">
        <w:rPr>
          <w:rFonts w:cs="Times New Roman"/>
          <w:color w:val="000000" w:themeColor="text1"/>
        </w:rPr>
        <w:t xml:space="preserve">Our target </w:t>
      </w:r>
      <w:del w:id="340" w:author="Andy Kleinhesselink" w:date="2018-12-18T14:44:00Z">
        <w:r w:rsidRPr="00A6092D" w:rsidDel="003D67DE">
          <w:rPr>
            <w:rFonts w:cs="Times New Roman"/>
            <w:color w:val="000000" w:themeColor="text1"/>
          </w:rPr>
          <w:delText xml:space="preserve">annual </w:delText>
        </w:r>
      </w:del>
      <w:r w:rsidRPr="00A6092D">
        <w:rPr>
          <w:rFonts w:cs="Times New Roman"/>
          <w:color w:val="000000" w:themeColor="text1"/>
        </w:rPr>
        <w:t xml:space="preserve">exotic </w:t>
      </w:r>
      <w:ins w:id="341" w:author="Andy Kleinhesselink" w:date="2018-12-18T14:44:00Z">
        <w:r w:rsidR="003D67DE" w:rsidRPr="00A6092D">
          <w:rPr>
            <w:rFonts w:cs="Times New Roman"/>
            <w:color w:val="000000" w:themeColor="text1"/>
          </w:rPr>
          <w:t xml:space="preserve">annual </w:t>
        </w:r>
      </w:ins>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ins w:id="342" w:author="Andy Kleinhesselink" w:date="2018-12-20T15:19:00Z">
        <w:r w:rsidR="00C36E62">
          <w:rPr>
            <w:rFonts w:cs="Times New Roman"/>
            <w:color w:val="000000" w:themeColor="text1"/>
          </w:rPr>
          <w:t xml:space="preserve">When analyzed together, the frequency of </w:t>
        </w:r>
      </w:ins>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del w:id="343" w:author="Andy Kleinhesselink" w:date="2018-12-20T15:19:00Z">
        <w:r w:rsidRPr="00A6092D" w:rsidDel="00C36E62">
          <w:rPr>
            <w:rFonts w:cs="Times New Roman"/>
            <w:color w:val="000000" w:themeColor="text1"/>
          </w:rPr>
          <w:delText xml:space="preserve">together </w:delText>
        </w:r>
      </w:del>
      <w:del w:id="344" w:author="Andy Kleinhesselink" w:date="2018-12-20T15:16:00Z">
        <w:r w:rsidRPr="00A6092D" w:rsidDel="00C36E62">
          <w:rPr>
            <w:rFonts w:cs="Times New Roman"/>
            <w:color w:val="000000" w:themeColor="text1"/>
          </w:rPr>
          <w:delText>occurred at 12 of 277 bare sand points and 10 of 121 moss covered points</w:delText>
        </w:r>
        <w:r w:rsidR="00455D5C" w:rsidDel="00C36E62">
          <w:rPr>
            <w:rFonts w:cs="Times New Roman"/>
            <w:color w:val="000000" w:themeColor="text1"/>
          </w:rPr>
          <w:delText xml:space="preserve"> </w:delText>
        </w:r>
        <w:r w:rsidRPr="00A6092D" w:rsidDel="00C36E62">
          <w:rPr>
            <w:rFonts w:cs="Times New Roman"/>
            <w:color w:val="000000" w:themeColor="text1"/>
          </w:rPr>
          <w:delText xml:space="preserve">(Chi-squared test, </w:delText>
        </w:r>
        <w:r w:rsidRPr="00A6092D" w:rsidDel="00C36E62">
          <w:rPr>
            <w:rFonts w:cs="Times New Roman"/>
            <w:i/>
            <w:color w:val="000000" w:themeColor="text1"/>
          </w:rPr>
          <w:delText>X</w:delText>
        </w:r>
        <w:r w:rsidRPr="00A6092D" w:rsidDel="00C36E62">
          <w:rPr>
            <w:rFonts w:cs="Times New Roman"/>
            <w:color w:val="000000" w:themeColor="text1"/>
            <w:vertAlign w:val="superscript"/>
          </w:rPr>
          <w:delText>2</w:delText>
        </w:r>
        <w:r w:rsidRPr="00A6092D" w:rsidDel="00C36E62">
          <w:rPr>
            <w:rFonts w:cs="Times New Roman"/>
            <w:color w:val="000000" w:themeColor="text1"/>
          </w:rPr>
          <w:delText xml:space="preserve"> = 1.8, df = 1, p = 0.18</w:delText>
        </w:r>
      </w:del>
      <w:ins w:id="345" w:author="Andy Kleinhesselink" w:date="2018-12-20T15:20:00Z">
        <w:r w:rsidR="00C36E62">
          <w:rPr>
            <w:rFonts w:cs="Times New Roman"/>
            <w:color w:val="000000" w:themeColor="text1"/>
          </w:rPr>
          <w:t xml:space="preserve">did not vary with </w:t>
        </w:r>
      </w:ins>
      <w:ins w:id="346" w:author="Andy Kleinhesselink" w:date="2018-12-20T15:21:00Z">
        <w:r w:rsidR="00C36E62">
          <w:rPr>
            <w:rFonts w:cs="Times New Roman"/>
            <w:color w:val="000000" w:themeColor="text1"/>
          </w:rPr>
          <w:t>gradient position</w:t>
        </w:r>
      </w:ins>
      <w:ins w:id="347" w:author="Andy Kleinhesselink" w:date="2018-12-20T15:17:00Z">
        <w:r w:rsidR="00C36E62">
          <w:rPr>
            <w:rFonts w:cs="Times New Roman"/>
            <w:color w:val="000000" w:themeColor="text1"/>
          </w:rPr>
          <w:t xml:space="preserve"> (F</w:t>
        </w:r>
        <w:r w:rsidR="00C36E62" w:rsidRPr="00C36E62">
          <w:rPr>
            <w:rFonts w:cs="Times New Roman"/>
            <w:color w:val="000000" w:themeColor="text1"/>
            <w:vertAlign w:val="subscript"/>
            <w:rPrChange w:id="348" w:author="Andy Kleinhesselink" w:date="2018-12-20T15:17:00Z">
              <w:rPr>
                <w:rFonts w:cs="Times New Roman"/>
                <w:color w:val="000000" w:themeColor="text1"/>
              </w:rPr>
            </w:rPrChange>
          </w:rPr>
          <w:t>1,396</w:t>
        </w:r>
        <w:r w:rsidR="00C36E62">
          <w:rPr>
            <w:rFonts w:cs="Times New Roman"/>
            <w:color w:val="000000" w:themeColor="text1"/>
          </w:rPr>
          <w:t xml:space="preserve"> = 0.36, p = 0.55)</w:t>
        </w:r>
      </w:ins>
      <w:ins w:id="349" w:author="Andy Kleinhesselink" w:date="2018-12-20T15:20:00Z">
        <w:r w:rsidR="00C36E62">
          <w:rPr>
            <w:rFonts w:cs="Times New Roman"/>
            <w:color w:val="000000" w:themeColor="text1"/>
          </w:rPr>
          <w:t xml:space="preserve">, </w:t>
        </w:r>
      </w:ins>
      <w:ins w:id="350" w:author="Andy Kleinhesselink" w:date="2018-12-20T15:19:00Z">
        <w:r w:rsidR="00C36E62">
          <w:rPr>
            <w:rFonts w:cs="Times New Roman"/>
            <w:color w:val="000000" w:themeColor="text1"/>
          </w:rPr>
          <w:t xml:space="preserve">with microhabitat type </w:t>
        </w:r>
      </w:ins>
      <w:ins w:id="351" w:author="Andy Kleinhesselink" w:date="2018-12-20T15:17:00Z">
        <w:r w:rsidR="00C36E62">
          <w:rPr>
            <w:rFonts w:cs="Times New Roman"/>
            <w:color w:val="000000" w:themeColor="text1"/>
          </w:rPr>
          <w:t>(F</w:t>
        </w:r>
      </w:ins>
      <w:ins w:id="352" w:author="Andy Kleinhesselink" w:date="2018-12-20T15:18:00Z">
        <w:r w:rsidR="00C36E62">
          <w:rPr>
            <w:rFonts w:cs="Times New Roman"/>
            <w:color w:val="000000" w:themeColor="text1"/>
            <w:vertAlign w:val="subscript"/>
          </w:rPr>
          <w:t>1,395</w:t>
        </w:r>
        <w:r w:rsidR="00C36E62">
          <w:rPr>
            <w:rFonts w:cs="Times New Roman"/>
            <w:color w:val="000000" w:themeColor="text1"/>
          </w:rPr>
          <w:t xml:space="preserve"> = 1.97, p = 0.16</w:t>
        </w:r>
      </w:ins>
      <w:r w:rsidRPr="00A6092D">
        <w:rPr>
          <w:rFonts w:cs="Times New Roman"/>
          <w:color w:val="000000" w:themeColor="text1"/>
        </w:rPr>
        <w:t>)</w:t>
      </w:r>
      <w:ins w:id="353" w:author="Andy Kleinhesselink" w:date="2018-12-20T15:21:00Z">
        <w:r w:rsidR="00C36E62">
          <w:rPr>
            <w:rFonts w:cs="Times New Roman"/>
            <w:color w:val="000000" w:themeColor="text1"/>
          </w:rPr>
          <w:t>.  Nor did we find a gradient position x</w:t>
        </w:r>
      </w:ins>
      <w:ins w:id="354" w:author="Andy Kleinhesselink" w:date="2018-12-20T15:22:00Z">
        <w:r w:rsidR="00C36E62">
          <w:rPr>
            <w:rFonts w:cs="Times New Roman"/>
            <w:color w:val="000000" w:themeColor="text1"/>
          </w:rPr>
          <w:t xml:space="preserve"> microhabitat interaction (F</w:t>
        </w:r>
        <w:r w:rsidR="00C36E62" w:rsidRPr="00C36E62">
          <w:rPr>
            <w:rFonts w:cs="Times New Roman"/>
            <w:color w:val="000000" w:themeColor="text1"/>
            <w:vertAlign w:val="subscript"/>
            <w:rPrChange w:id="355" w:author="Andy Kleinhesselink" w:date="2018-12-20T15:22:00Z">
              <w:rPr>
                <w:rFonts w:cs="Times New Roman"/>
                <w:color w:val="000000" w:themeColor="text1"/>
              </w:rPr>
            </w:rPrChange>
          </w:rPr>
          <w:t>1,394</w:t>
        </w:r>
        <w:r w:rsidR="00C36E62">
          <w:rPr>
            <w:rFonts w:cs="Times New Roman"/>
            <w:color w:val="000000" w:themeColor="text1"/>
          </w:rPr>
          <w:t xml:space="preserve"> = 1.5, p = 0.22</w:t>
        </w:r>
      </w:ins>
      <w:ins w:id="356" w:author="Andy Kleinhesselink" w:date="2018-12-20T15:24:00Z">
        <w:r w:rsidR="00EC3B34">
          <w:rPr>
            <w:rFonts w:cs="Times New Roman"/>
            <w:color w:val="000000" w:themeColor="text1"/>
          </w:rPr>
          <w:t>; Fig</w:t>
        </w:r>
      </w:ins>
      <w:ins w:id="357" w:author="Andy Kleinhesselink" w:date="2018-12-20T15:42:00Z">
        <w:r w:rsidR="007D1539">
          <w:rPr>
            <w:rFonts w:cs="Times New Roman"/>
            <w:color w:val="000000" w:themeColor="text1"/>
          </w:rPr>
          <w:t>.</w:t>
        </w:r>
      </w:ins>
      <w:ins w:id="358" w:author="Andy Kleinhesselink" w:date="2018-12-20T15:24:00Z">
        <w:r w:rsidR="00EC3B34">
          <w:rPr>
            <w:rFonts w:cs="Times New Roman"/>
            <w:color w:val="000000" w:themeColor="text1"/>
          </w:rPr>
          <w:t xml:space="preserve"> S</w:t>
        </w:r>
      </w:ins>
      <w:ins w:id="359" w:author="Andy Kleinhesselink" w:date="2018-12-20T17:07:00Z">
        <w:r w:rsidR="00B81F1E">
          <w:rPr>
            <w:rFonts w:cs="Times New Roman"/>
            <w:color w:val="000000" w:themeColor="text1"/>
          </w:rPr>
          <w:t>5</w:t>
        </w:r>
      </w:ins>
      <w:ins w:id="360" w:author="Andy Kleinhesselink" w:date="2018-12-20T15:24:00Z">
        <w:r w:rsidR="00EC3B34">
          <w:rPr>
            <w:rFonts w:cs="Times New Roman"/>
            <w:color w:val="000000" w:themeColor="text1"/>
          </w:rPr>
          <w:t>)</w:t>
        </w:r>
      </w:ins>
      <w:ins w:id="361" w:author="Andy Kleinhesselink" w:date="2018-12-20T15:21:00Z">
        <w:r w:rsidR="00C36E62">
          <w:rPr>
            <w:rFonts w:cs="Times New Roman"/>
            <w:color w:val="000000" w:themeColor="text1"/>
          </w:rPr>
          <w:t xml:space="preserve"> </w:t>
        </w:r>
      </w:ins>
      <w:r w:rsidRPr="00A6092D">
        <w:rPr>
          <w:rFonts w:cs="Times New Roman"/>
          <w:color w:val="000000" w:themeColor="text1"/>
        </w:rPr>
        <w:t xml:space="preserve">. </w:t>
      </w:r>
      <w:del w:id="362" w:author="Andy Kleinhesselink" w:date="2018-12-18T15:10:00Z">
        <w:r w:rsidRPr="00A6092D" w:rsidDel="008774F3">
          <w:rPr>
            <w:rFonts w:cs="Times New Roman"/>
            <w:color w:val="000000" w:themeColor="text1"/>
          </w:rPr>
          <w:delText xml:space="preserve">Lumping all vascular </w:delText>
        </w:r>
      </w:del>
      <w:del w:id="363" w:author="Andy Kleinhesselink" w:date="2018-12-18T14:45:00Z">
        <w:r w:rsidRPr="00A6092D" w:rsidDel="003D67DE">
          <w:rPr>
            <w:rFonts w:cs="Times New Roman"/>
            <w:color w:val="000000" w:themeColor="text1"/>
          </w:rPr>
          <w:delText xml:space="preserve">plants </w:delText>
        </w:r>
      </w:del>
      <w:del w:id="364" w:author="Andy Kleinhesselink" w:date="2018-12-18T15:10:00Z">
        <w:r w:rsidRPr="00A6092D" w:rsidDel="008774F3">
          <w:rPr>
            <w:rFonts w:cs="Times New Roman"/>
            <w:color w:val="000000" w:themeColor="text1"/>
          </w:rPr>
          <w:delText xml:space="preserve">together, we found </w:delText>
        </w:r>
        <w:r w:rsidR="00017196" w:rsidDel="008774F3">
          <w:rPr>
            <w:rFonts w:cs="Times New Roman"/>
            <w:color w:val="000000" w:themeColor="text1"/>
          </w:rPr>
          <w:delText>they were</w:delText>
        </w:r>
        <w:r w:rsidRPr="00A6092D" w:rsidDel="008774F3">
          <w:rPr>
            <w:rFonts w:cs="Times New Roman"/>
            <w:color w:val="000000" w:themeColor="text1"/>
          </w:rPr>
          <w:delText xml:space="preserve"> rooted </w:delText>
        </w:r>
        <w:r w:rsidR="00455D5C" w:rsidDel="008774F3">
          <w:rPr>
            <w:rFonts w:cs="Times New Roman"/>
            <w:color w:val="000000" w:themeColor="text1"/>
          </w:rPr>
          <w:delText>at</w:delText>
        </w:r>
        <w:r w:rsidR="00017196" w:rsidRPr="00A6092D" w:rsidDel="008774F3">
          <w:rPr>
            <w:rFonts w:cs="Times New Roman"/>
            <w:color w:val="000000" w:themeColor="text1"/>
          </w:rPr>
          <w:delText xml:space="preserve"> </w:delText>
        </w:r>
        <w:r w:rsidRPr="00A6092D" w:rsidDel="008774F3">
          <w:rPr>
            <w:rFonts w:cs="Times New Roman"/>
            <w:color w:val="000000" w:themeColor="text1"/>
          </w:rPr>
          <w:delText xml:space="preserve">104 of 173 </w:delText>
        </w:r>
        <w:r w:rsidR="00455D5C" w:rsidDel="008774F3">
          <w:rPr>
            <w:rFonts w:cs="Times New Roman"/>
            <w:color w:val="000000" w:themeColor="text1"/>
          </w:rPr>
          <w:delText>points without moss</w:delText>
        </w:r>
        <w:r w:rsidRPr="00A6092D" w:rsidDel="008774F3">
          <w:rPr>
            <w:rFonts w:cs="Times New Roman"/>
            <w:color w:val="000000" w:themeColor="text1"/>
          </w:rPr>
          <w:delText>, and 85 of 36 moss covered points</w:delText>
        </w:r>
      </w:del>
      <w:del w:id="365" w:author="Andy Kleinhesselink" w:date="2018-12-18T14:47:00Z">
        <w:r w:rsidRPr="00A6092D" w:rsidDel="003D67DE">
          <w:rPr>
            <w:rFonts w:cs="Times New Roman"/>
            <w:color w:val="000000" w:themeColor="text1"/>
          </w:rPr>
          <w:delText xml:space="preserve">, indicating a positive association with moss patches (Chi-squared test, </w:delText>
        </w:r>
        <w:r w:rsidRPr="00A6092D" w:rsidDel="003D67DE">
          <w:rPr>
            <w:rFonts w:cs="Times New Roman"/>
            <w:i/>
            <w:color w:val="000000" w:themeColor="text1"/>
          </w:rPr>
          <w:delText>X</w:delText>
        </w:r>
        <w:r w:rsidRPr="00A6092D" w:rsidDel="003D67DE">
          <w:rPr>
            <w:rFonts w:cs="Times New Roman"/>
            <w:color w:val="000000" w:themeColor="text1"/>
            <w:vertAlign w:val="superscript"/>
          </w:rPr>
          <w:delText>2</w:delText>
        </w:r>
        <w:r w:rsidRPr="00A6092D" w:rsidDel="003D67DE">
          <w:rPr>
            <w:rFonts w:cs="Times New Roman"/>
            <w:color w:val="000000" w:themeColor="text1"/>
          </w:rPr>
          <w:delText xml:space="preserve"> = 34.8, df =1, p &lt; 0.01)</w:delText>
        </w:r>
      </w:del>
      <w:del w:id="366" w:author="Andy Kleinhesselink" w:date="2018-12-18T15:10:00Z">
        <w:r w:rsidRPr="00A6092D" w:rsidDel="008774F3">
          <w:rPr>
            <w:rFonts w:cs="Times New Roman"/>
            <w:color w:val="000000" w:themeColor="text1"/>
          </w:rPr>
          <w:delText xml:space="preserve">. </w:delText>
        </w:r>
      </w:del>
      <w:del w:id="367" w:author="Andy Kleinhesselink" w:date="2018-12-18T14:47:00Z">
        <w:r w:rsidRPr="00A6092D" w:rsidDel="003D67DE">
          <w:rPr>
            <w:rFonts w:cs="Times New Roman"/>
            <w:color w:val="000000" w:themeColor="text1"/>
          </w:rPr>
          <w:delText xml:space="preserve">When we regressed plant occurrence against position on the stress gradient, micro-habitat (moss covered or bare sand), and the interaction between </w:delText>
        </w:r>
      </w:del>
      <w:del w:id="368" w:author="Andy Kleinhesselink" w:date="2018-12-15T09:40:00Z">
        <w:r w:rsidRPr="00A6092D" w:rsidDel="00BD25A5">
          <w:rPr>
            <w:rFonts w:cs="Times New Roman"/>
            <w:color w:val="000000" w:themeColor="text1"/>
          </w:rPr>
          <w:delText xml:space="preserve">micro-habitat and </w:delText>
        </w:r>
      </w:del>
      <w:del w:id="369" w:author="Andy Kleinhesselink" w:date="2018-12-18T14:47:00Z">
        <w:r w:rsidRPr="00A6092D" w:rsidDel="003D67DE">
          <w:rPr>
            <w:rFonts w:cs="Times New Roman"/>
            <w:color w:val="000000" w:themeColor="text1"/>
          </w:rPr>
          <w:delText>gradient position</w:delText>
        </w:r>
      </w:del>
      <w:del w:id="370" w:author="Andy Kleinhesselink" w:date="2018-12-15T09:40:00Z">
        <w:r w:rsidRPr="00A6092D" w:rsidDel="00BD25A5">
          <w:rPr>
            <w:rFonts w:cs="Times New Roman"/>
            <w:color w:val="000000" w:themeColor="text1"/>
          </w:rPr>
          <w:delText>,</w:delText>
        </w:r>
      </w:del>
      <w:del w:id="371" w:author="Andy Kleinhesselink" w:date="2018-12-18T14:47:00Z">
        <w:r w:rsidRPr="00A6092D" w:rsidDel="003D67DE">
          <w:rPr>
            <w:rFonts w:cs="Times New Roman"/>
            <w:color w:val="000000" w:themeColor="text1"/>
          </w:rPr>
          <w:delText xml:space="preserve"> we found</w:delText>
        </w:r>
      </w:del>
      <w:del w:id="372" w:author="Andy Kleinhesselink" w:date="2018-12-15T09:40:00Z">
        <w:r w:rsidRPr="00A6092D" w:rsidDel="00BD25A5">
          <w:rPr>
            <w:rFonts w:cs="Times New Roman"/>
            <w:color w:val="000000" w:themeColor="text1"/>
          </w:rPr>
          <w:delText xml:space="preserve"> a</w:delText>
        </w:r>
      </w:del>
      <w:del w:id="373" w:author="Andy Kleinhesselink" w:date="2018-12-18T14:47:00Z">
        <w:r w:rsidRPr="00A6092D" w:rsidDel="003D67DE">
          <w:rPr>
            <w:rFonts w:cs="Times New Roman"/>
            <w:color w:val="000000" w:themeColor="text1"/>
          </w:rPr>
          <w:delText xml:space="preserve"> that t</w:delText>
        </w:r>
      </w:del>
      <w:del w:id="374" w:author="Andy Kleinhesselink" w:date="2018-12-18T15:10:00Z">
        <w:r w:rsidRPr="00A6092D" w:rsidDel="008774F3">
          <w:rPr>
            <w:rFonts w:cs="Times New Roman"/>
            <w:color w:val="000000" w:themeColor="text1"/>
          </w:rPr>
          <w:delText xml:space="preserve">he </w:delText>
        </w:r>
      </w:del>
      <w:del w:id="375" w:author="Andy Kleinhesselink" w:date="2018-12-18T14:47:00Z">
        <w:r w:rsidRPr="00A6092D" w:rsidDel="003D67DE">
          <w:rPr>
            <w:rFonts w:cs="Times New Roman"/>
            <w:color w:val="000000" w:themeColor="text1"/>
          </w:rPr>
          <w:delText xml:space="preserve">overall </w:delText>
        </w:r>
      </w:del>
      <w:del w:id="376" w:author="Andy Kleinhesselink" w:date="2018-12-18T15:10:00Z">
        <w:r w:rsidRPr="00A6092D" w:rsidDel="008774F3">
          <w:rPr>
            <w:rFonts w:cs="Times New Roman"/>
            <w:color w:val="000000" w:themeColor="text1"/>
          </w:rPr>
          <w:delText>frequency of vascular plants increased towards the more stressful end of the gradient (F</w:delText>
        </w:r>
        <w:r w:rsidRPr="00A6092D" w:rsidDel="008774F3">
          <w:rPr>
            <w:rFonts w:cs="Times New Roman"/>
            <w:color w:val="000000" w:themeColor="text1"/>
            <w:vertAlign w:val="subscript"/>
          </w:rPr>
          <w:delText xml:space="preserve">1,396 </w:delText>
        </w:r>
        <w:r w:rsidRPr="00A6092D" w:rsidDel="008774F3">
          <w:rPr>
            <w:rFonts w:cs="Times New Roman"/>
            <w:color w:val="000000" w:themeColor="text1"/>
          </w:rPr>
          <w:delText xml:space="preserve">= 54.3, p &lt; 0.01; </w:delText>
        </w:r>
        <w:r w:rsidR="00A23B6A" w:rsidDel="008774F3">
          <w:rPr>
            <w:rFonts w:cs="Times New Roman"/>
            <w:color w:val="000000" w:themeColor="text1"/>
          </w:rPr>
          <w:delText xml:space="preserve">Fig. </w:delText>
        </w:r>
        <w:r w:rsidRPr="00A6092D" w:rsidDel="008774F3">
          <w:rPr>
            <w:rFonts w:cs="Times New Roman"/>
            <w:color w:val="000000" w:themeColor="text1"/>
          </w:rPr>
          <w:delText xml:space="preserve">2) and was greater within moss patches than </w:delText>
        </w:r>
        <w:r w:rsidR="00EF4A7D" w:rsidDel="008774F3">
          <w:rPr>
            <w:rFonts w:cs="Times New Roman"/>
            <w:color w:val="000000" w:themeColor="text1"/>
          </w:rPr>
          <w:delText xml:space="preserve">uncolonized </w:delText>
        </w:r>
        <w:r w:rsidRPr="00A6092D" w:rsidDel="008774F3">
          <w:rPr>
            <w:rFonts w:cs="Times New Roman"/>
            <w:color w:val="000000" w:themeColor="text1"/>
          </w:rPr>
          <w:delText>bare sand</w:delText>
        </w:r>
        <w:r w:rsidR="00EF4A7D" w:rsidDel="008774F3">
          <w:rPr>
            <w:rFonts w:cs="Times New Roman"/>
            <w:color w:val="000000" w:themeColor="text1"/>
          </w:rPr>
          <w:delText xml:space="preserve"> patches</w:delText>
        </w:r>
        <w:r w:rsidRPr="00A6092D" w:rsidDel="008774F3">
          <w:rPr>
            <w:rFonts w:cs="Times New Roman"/>
            <w:color w:val="000000" w:themeColor="text1"/>
          </w:rPr>
          <w:delText xml:space="preserve"> (F</w:delText>
        </w:r>
        <w:r w:rsidRPr="00A6092D" w:rsidDel="008774F3">
          <w:rPr>
            <w:rFonts w:cs="Times New Roman"/>
            <w:color w:val="000000" w:themeColor="text1"/>
            <w:vertAlign w:val="subscript"/>
          </w:rPr>
          <w:delText>1,395</w:delText>
        </w:r>
        <w:r w:rsidRPr="00A6092D" w:rsidDel="008774F3">
          <w:rPr>
            <w:rFonts w:cs="Times New Roman"/>
            <w:color w:val="000000" w:themeColor="text1"/>
          </w:rPr>
          <w:delText xml:space="preserve"> = 17.8, p &lt; 0.01). However, we did not find </w:delText>
        </w:r>
      </w:del>
      <w:del w:id="377" w:author="Andy Kleinhesselink" w:date="2018-12-15T09:40:00Z">
        <w:r w:rsidRPr="00A6092D" w:rsidDel="00BD25A5">
          <w:rPr>
            <w:rFonts w:cs="Times New Roman"/>
            <w:color w:val="000000" w:themeColor="text1"/>
          </w:rPr>
          <w:delText xml:space="preserve">evidence that the positive association between moss and vascular plants changed across the gradient (stress </w:delText>
        </w:r>
      </w:del>
      <w:del w:id="378" w:author="Andy Kleinhesselink" w:date="2018-12-18T15:10:00Z">
        <w:r w:rsidRPr="00A6092D" w:rsidDel="008774F3">
          <w:rPr>
            <w:rFonts w:cs="Times New Roman"/>
            <w:color w:val="000000" w:themeColor="text1"/>
          </w:rPr>
          <w:delText>x micro-habitat interaction</w:delText>
        </w:r>
      </w:del>
      <w:del w:id="379" w:author="Andy Kleinhesselink" w:date="2018-12-15T09:40:00Z">
        <w:r w:rsidRPr="00A6092D" w:rsidDel="00BD25A5">
          <w:rPr>
            <w:rFonts w:cs="Times New Roman"/>
            <w:color w:val="000000" w:themeColor="text1"/>
          </w:rPr>
          <w:delText xml:space="preserve">; </w:delText>
        </w:r>
      </w:del>
      <w:del w:id="380" w:author="Andy Kleinhesselink" w:date="2018-12-18T15:10:00Z">
        <w:r w:rsidRPr="00A6092D" w:rsidDel="008774F3">
          <w:rPr>
            <w:rFonts w:cs="Times New Roman"/>
            <w:color w:val="000000" w:themeColor="text1"/>
          </w:rPr>
          <w:delText>F</w:delText>
        </w:r>
        <w:r w:rsidRPr="00A6092D" w:rsidDel="008774F3">
          <w:rPr>
            <w:rFonts w:cs="Times New Roman"/>
            <w:color w:val="000000" w:themeColor="text1"/>
            <w:vertAlign w:val="subscript"/>
          </w:rPr>
          <w:delText>1,394</w:delText>
        </w:r>
        <w:r w:rsidRPr="00A6092D" w:rsidDel="008774F3">
          <w:rPr>
            <w:rFonts w:cs="Times New Roman"/>
            <w:color w:val="000000" w:themeColor="text1"/>
          </w:rPr>
          <w:delText xml:space="preserve"> = 0.70, p = 0.40). </w:delText>
        </w:r>
      </w:del>
      <w:del w:id="381" w:author="Andy Kleinhesselink" w:date="2018-12-18T15:11:00Z">
        <w:r w:rsidRPr="00A6092D" w:rsidDel="008774F3">
          <w:rPr>
            <w:rFonts w:cs="Times New Roman"/>
            <w:color w:val="000000" w:themeColor="text1"/>
          </w:rPr>
          <w:delText>Similarly, exotic and native species analyzed separately both increased in frequency towards the stressful end of the gradient (exotics: F</w:delText>
        </w:r>
        <w:r w:rsidRPr="00A6092D" w:rsidDel="008774F3">
          <w:rPr>
            <w:rFonts w:cs="Times New Roman"/>
            <w:color w:val="000000" w:themeColor="text1"/>
            <w:vertAlign w:val="subscript"/>
          </w:rPr>
          <w:delText>1,396</w:delText>
        </w:r>
        <w:r w:rsidRPr="00A6092D" w:rsidDel="008774F3">
          <w:rPr>
            <w:rFonts w:cs="Times New Roman"/>
            <w:color w:val="000000" w:themeColor="text1"/>
          </w:rPr>
          <w:delText xml:space="preserve"> = 5.0, p = 0.03; natives: F</w:delText>
        </w:r>
        <w:r w:rsidRPr="00A6092D" w:rsidDel="008774F3">
          <w:rPr>
            <w:rFonts w:cs="Times New Roman"/>
            <w:color w:val="000000" w:themeColor="text1"/>
            <w:vertAlign w:val="subscript"/>
          </w:rPr>
          <w:delText>1, 396</w:delText>
        </w:r>
        <w:r w:rsidRPr="00A6092D" w:rsidDel="008774F3">
          <w:rPr>
            <w:rFonts w:cs="Times New Roman"/>
            <w:color w:val="000000" w:themeColor="text1"/>
          </w:rPr>
          <w:delText xml:space="preserve"> = 37.4, p &lt; 0.01) and were both more </w:delText>
        </w:r>
      </w:del>
      <w:del w:id="382" w:author="Andy Kleinhesselink" w:date="2018-12-18T15:04:00Z">
        <w:r w:rsidRPr="00A6092D" w:rsidDel="008774F3">
          <w:rPr>
            <w:rFonts w:cs="Times New Roman"/>
            <w:color w:val="000000" w:themeColor="text1"/>
          </w:rPr>
          <w:delText xml:space="preserve">common </w:delText>
        </w:r>
      </w:del>
      <w:del w:id="383" w:author="Andy Kleinhesselink" w:date="2018-12-18T15:11:00Z">
        <w:r w:rsidRPr="00A6092D" w:rsidDel="008774F3">
          <w:rPr>
            <w:rFonts w:cs="Times New Roman"/>
            <w:color w:val="000000" w:themeColor="text1"/>
          </w:rPr>
          <w:delText>within moss patches (exotics: F</w:delText>
        </w:r>
        <w:r w:rsidRPr="00A6092D" w:rsidDel="008774F3">
          <w:rPr>
            <w:rFonts w:cs="Times New Roman"/>
            <w:color w:val="000000" w:themeColor="text1"/>
            <w:vertAlign w:val="subscript"/>
          </w:rPr>
          <w:delText>1,395</w:delText>
        </w:r>
        <w:r w:rsidRPr="00A6092D" w:rsidDel="008774F3">
          <w:rPr>
            <w:rFonts w:cs="Times New Roman"/>
            <w:color w:val="000000" w:themeColor="text1"/>
          </w:rPr>
          <w:delText xml:space="preserve"> = 9.2, p &lt; 0.01; natives: F</w:delText>
        </w:r>
        <w:r w:rsidRPr="00A6092D" w:rsidDel="008774F3">
          <w:rPr>
            <w:rFonts w:cs="Times New Roman"/>
            <w:color w:val="000000" w:themeColor="text1"/>
            <w:vertAlign w:val="subscript"/>
          </w:rPr>
          <w:delText>1,395</w:delText>
        </w:r>
        <w:r w:rsidRPr="00A6092D" w:rsidDel="008774F3">
          <w:rPr>
            <w:rFonts w:cs="Times New Roman"/>
            <w:color w:val="000000" w:themeColor="text1"/>
          </w:rPr>
          <w:delText xml:space="preserve"> = 4.3, p = 0.04), but there was no stress </w:delText>
        </w:r>
      </w:del>
      <w:del w:id="384" w:author="Andy Kleinhesselink" w:date="2018-12-18T14:48:00Z">
        <w:r w:rsidRPr="00A6092D" w:rsidDel="003D67DE">
          <w:rPr>
            <w:rFonts w:cs="Times New Roman"/>
            <w:color w:val="000000" w:themeColor="text1"/>
          </w:rPr>
          <w:delText xml:space="preserve">by </w:delText>
        </w:r>
      </w:del>
      <w:del w:id="385" w:author="Andy Kleinhesselink" w:date="2018-12-18T15:11:00Z">
        <w:r w:rsidRPr="00A6092D" w:rsidDel="008774F3">
          <w:rPr>
            <w:rFonts w:cs="Times New Roman"/>
            <w:color w:val="000000" w:themeColor="text1"/>
          </w:rPr>
          <w:delText>micro-habitat interaction for either group (exotics: F</w:delText>
        </w:r>
        <w:r w:rsidRPr="00A6092D" w:rsidDel="008774F3">
          <w:rPr>
            <w:rFonts w:cs="Times New Roman"/>
            <w:color w:val="000000" w:themeColor="text1"/>
            <w:vertAlign w:val="subscript"/>
          </w:rPr>
          <w:delText xml:space="preserve">1,394 </w:delText>
        </w:r>
        <w:r w:rsidRPr="00A6092D" w:rsidDel="008774F3">
          <w:rPr>
            <w:rFonts w:cs="Times New Roman"/>
            <w:color w:val="000000" w:themeColor="text1"/>
          </w:rPr>
          <w:delText>= 0.0, p = 0.93; natives: F</w:delText>
        </w:r>
        <w:r w:rsidRPr="00A6092D" w:rsidDel="008774F3">
          <w:rPr>
            <w:rFonts w:cs="Times New Roman"/>
            <w:color w:val="000000" w:themeColor="text1"/>
            <w:vertAlign w:val="subscript"/>
          </w:rPr>
          <w:delText>1,394</w:delText>
        </w:r>
        <w:r w:rsidRPr="00A6092D" w:rsidDel="008774F3">
          <w:rPr>
            <w:rFonts w:cs="Times New Roman"/>
            <w:color w:val="000000" w:themeColor="text1"/>
          </w:rPr>
          <w:delText xml:space="preserve"> = 0.0, p = 0.93). </w:delText>
        </w:r>
      </w:del>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2FC643DB" w:rsidR="006F26CF" w:rsidRPr="00A6092D" w:rsidRDefault="009D4F62" w:rsidP="00701C44">
      <w:pPr>
        <w:pStyle w:val="BodyA"/>
        <w:spacing w:line="480" w:lineRule="auto"/>
        <w:ind w:firstLine="720"/>
        <w:rPr>
          <w:color w:val="000000" w:themeColor="text1"/>
        </w:rPr>
      </w:pPr>
      <w:r>
        <w:rPr>
          <w:rFonts w:ascii="Times New Roman" w:hAnsi="Times New Roman"/>
          <w:color w:val="000000" w:themeColor="text1"/>
        </w:rPr>
        <w:t>T</w:t>
      </w:r>
      <w:r w:rsidR="00AF68FE" w:rsidRPr="00A6092D">
        <w:rPr>
          <w:rFonts w:ascii="Times New Roman" w:hAnsi="Times New Roman"/>
          <w:color w:val="000000" w:themeColor="text1"/>
        </w:rPr>
        <w:t xml:space="preserve">he effects of moss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varied with demographic rate and position on the environmental stress gradient. 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del w:id="386" w:author="Andy Kleinhesselink" w:date="2018-12-20T15:25:00Z">
        <w:r w:rsidR="00AF68FE" w:rsidRPr="00A6092D" w:rsidDel="001F5071">
          <w:rPr>
            <w:rFonts w:ascii="Times New Roman" w:hAnsi="Times New Roman"/>
            <w:color w:val="000000" w:themeColor="text1"/>
          </w:rPr>
          <w:delText>in the low</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 xml:space="preserve">stress environment, </w:delText>
        </w:r>
      </w:del>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534318">
        <w:rPr>
          <w:rFonts w:ascii="Times New Roman" w:hAnsi="Times New Roman"/>
          <w:color w:val="000000" w:themeColor="text1"/>
          <w:rPrChange w:id="387" w:author="Hall Cushman" w:date="2018-12-20T09:19:00Z">
            <w:rPr>
              <w:rFonts w:ascii="Times New Roman" w:hAnsi="Times New Roman"/>
              <w:color w:val="C00000"/>
            </w:rPr>
          </w:rPrChange>
        </w:rPr>
        <w:t>b</w:t>
      </w:r>
      <w:r w:rsidR="00AA7176" w:rsidRPr="00534318">
        <w:rPr>
          <w:rFonts w:ascii="Times New Roman" w:hAnsi="Times New Roman"/>
          <w:color w:val="000000" w:themeColor="text1"/>
          <w:rPrChange w:id="388" w:author="Hall Cushman" w:date="2018-12-20T09:19:00Z">
            <w:rPr>
              <w:rFonts w:ascii="Times New Roman" w:hAnsi="Times New Roman"/>
              <w:color w:val="C00000"/>
            </w:rPr>
          </w:rPrChange>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ins w:id="389" w:author="Andy Kleinhesselink" w:date="2018-12-20T15:25:00Z">
        <w:r w:rsidR="001F5071">
          <w:rPr>
            <w:rFonts w:ascii="Times New Roman" w:hAnsi="Times New Roman"/>
            <w:color w:val="000000" w:themeColor="text1"/>
          </w:rPr>
          <w:t xml:space="preserve"> in the low stress environment</w:t>
        </w:r>
      </w:ins>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ins w:id="390" w:author="Andy Kleinhesselink" w:date="2018-12-31T15:01:00Z">
        <w:r w:rsidR="00D9441B">
          <w:rPr>
            <w:rFonts w:ascii="Times New Roman" w:hAnsi="Times New Roman"/>
            <w:color w:val="000000" w:themeColor="text1"/>
          </w:rPr>
          <w:t>In contrast,</w:t>
        </w:r>
      </w:ins>
      <w:ins w:id="391" w:author="Andy Kleinhesselink" w:date="2018-12-31T15:00:00Z">
        <w:r w:rsidR="00D9441B">
          <w:rPr>
            <w:rFonts w:ascii="Times New Roman" w:hAnsi="Times New Roman"/>
            <w:color w:val="000000" w:themeColor="text1"/>
          </w:rPr>
          <w:t xml:space="preserve"> survival in moss covered patches was significantly greater than survival in</w:t>
        </w:r>
      </w:ins>
      <w:ins w:id="392" w:author="Andy Kleinhesselink" w:date="2018-12-31T15:01:00Z">
        <w:r w:rsidR="00D9441B">
          <w:rPr>
            <w:rFonts w:ascii="Times New Roman" w:hAnsi="Times New Roman"/>
            <w:color w:val="000000" w:themeColor="text1"/>
          </w:rPr>
          <w:t xml:space="preserve"> moss removed patches at high stress but not at low stress</w:t>
        </w:r>
      </w:ins>
      <w:ins w:id="393" w:author="Andy Kleinhesselink" w:date="2018-12-31T14:57:00Z">
        <w:r w:rsidR="00D9441B">
          <w:rPr>
            <w:rFonts w:ascii="Times New Roman" w:hAnsi="Times New Roman"/>
            <w:color w:val="000000" w:themeColor="text1"/>
          </w:rPr>
          <w:t xml:space="preserve">. </w:t>
        </w:r>
      </w:ins>
      <w:del w:id="394" w:author="Andy Kleinhesselink" w:date="2018-12-20T15:28:00Z">
        <w:r w:rsidR="00E03101" w:rsidRPr="00A6092D" w:rsidDel="001F5071">
          <w:rPr>
            <w:rFonts w:ascii="Times New Roman" w:hAnsi="Times New Roman"/>
            <w:i/>
            <w:color w:val="000000" w:themeColor="text1"/>
          </w:rPr>
          <w:delText>Bromus</w:delText>
        </w:r>
        <w:r w:rsidR="00E03101" w:rsidRPr="00A6092D" w:rsidDel="001F5071">
          <w:rPr>
            <w:rFonts w:ascii="Times New Roman" w:hAnsi="Times New Roman"/>
            <w:color w:val="000000" w:themeColor="text1"/>
          </w:rPr>
          <w:delText xml:space="preserve"> </w:delText>
        </w:r>
        <w:r w:rsidR="00E03101" w:rsidDel="001F5071">
          <w:rPr>
            <w:rFonts w:ascii="Times New Roman" w:hAnsi="Times New Roman"/>
            <w:color w:val="000000" w:themeColor="text1"/>
          </w:rPr>
          <w:delText>s</w:delText>
        </w:r>
        <w:r w:rsidR="00E03101" w:rsidRPr="00A6092D" w:rsidDel="001F5071">
          <w:rPr>
            <w:rFonts w:ascii="Times New Roman" w:hAnsi="Times New Roman"/>
            <w:color w:val="000000" w:themeColor="text1"/>
          </w:rPr>
          <w:delText xml:space="preserve">urvival </w:delText>
        </w:r>
        <w:r w:rsidR="00AF68FE" w:rsidRPr="00A6092D" w:rsidDel="001F5071">
          <w:rPr>
            <w:rFonts w:ascii="Times New Roman" w:hAnsi="Times New Roman"/>
            <w:color w:val="000000" w:themeColor="text1"/>
          </w:rPr>
          <w:delText xml:space="preserve">was </w:delText>
        </w:r>
        <w:r w:rsidR="00E03101" w:rsidDel="001F5071">
          <w:rPr>
            <w:rFonts w:ascii="Times New Roman" w:hAnsi="Times New Roman"/>
            <w:color w:val="000000" w:themeColor="text1"/>
          </w:rPr>
          <w:delText xml:space="preserve">also </w:delText>
        </w:r>
        <w:r w:rsidR="00AF68FE" w:rsidRPr="00A6092D" w:rsidDel="001F5071">
          <w:rPr>
            <w:rFonts w:ascii="Times New Roman" w:hAnsi="Times New Roman"/>
            <w:color w:val="000000" w:themeColor="text1"/>
          </w:rPr>
          <w:delText>significantly greater in the high</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stress moss patches than within the low</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 xml:space="preserve">stress moss patches. </w:delText>
        </w:r>
      </w:del>
      <w:r w:rsidR="00E03101">
        <w:rPr>
          <w:rFonts w:ascii="Times New Roman" w:hAnsi="Times New Roman"/>
          <w:color w:val="000000" w:themeColor="text1"/>
        </w:rPr>
        <w:t xml:space="preserve">Moss </w:t>
      </w:r>
      <w:del w:id="395" w:author="Andy Kleinhesselink" w:date="2018-12-31T15:06:00Z">
        <w:r w:rsidR="00E03101" w:rsidRPr="00A6092D" w:rsidDel="005B1453">
          <w:rPr>
            <w:rFonts w:ascii="Times New Roman" w:hAnsi="Times New Roman"/>
            <w:color w:val="000000" w:themeColor="text1"/>
          </w:rPr>
          <w:delText xml:space="preserve">significantly </w:delText>
        </w:r>
      </w:del>
      <w:ins w:id="396" w:author="Andy Kleinhesselink" w:date="2018-12-31T15:06:00Z">
        <w:r w:rsidR="005B1453">
          <w:rPr>
            <w:rFonts w:ascii="Times New Roman" w:hAnsi="Times New Roman"/>
            <w:color w:val="000000" w:themeColor="text1"/>
          </w:rPr>
          <w:t xml:space="preserve">treatment had a significant effect on </w:t>
        </w:r>
      </w:ins>
      <w:del w:id="397" w:author="Andy Kleinhesselink" w:date="2018-12-31T15:06:00Z">
        <w:r w:rsidR="00E03101" w:rsidDel="005B1453">
          <w:rPr>
            <w:rFonts w:ascii="Times New Roman" w:hAnsi="Times New Roman"/>
            <w:color w:val="000000" w:themeColor="text1"/>
          </w:rPr>
          <w:delText xml:space="preserve">reduced </w:delText>
        </w:r>
      </w:del>
      <w:r w:rsidR="00E03101" w:rsidRPr="005B1453">
        <w:rPr>
          <w:rFonts w:ascii="Times New Roman" w:hAnsi="Times New Roman"/>
          <w:i/>
          <w:color w:val="000000" w:themeColor="text1"/>
          <w:rPrChange w:id="398" w:author="Andy Kleinhesselink" w:date="2018-12-31T15:03:00Z">
            <w:rPr>
              <w:rFonts w:ascii="Times New Roman" w:hAnsi="Times New Roman"/>
              <w:color w:val="000000" w:themeColor="text1"/>
            </w:rPr>
          </w:rPrChange>
        </w:rPr>
        <w:t>Bromus</w:t>
      </w:r>
      <w:r w:rsidR="00E03101">
        <w:rPr>
          <w:rFonts w:ascii="Times New Roman" w:hAnsi="Times New Roman"/>
          <w:color w:val="000000" w:themeColor="text1"/>
        </w:rPr>
        <w:t xml:space="preserve"> final biomass</w:t>
      </w:r>
      <w:ins w:id="399" w:author="Andy Kleinhesselink" w:date="2018-12-31T15:06:00Z">
        <w:r w:rsidR="005B1453">
          <w:rPr>
            <w:rFonts w:ascii="Times New Roman" w:hAnsi="Times New Roman"/>
            <w:color w:val="000000" w:themeColor="text1"/>
          </w:rPr>
          <w:t xml:space="preserve"> </w:t>
        </w:r>
      </w:ins>
      <w:del w:id="400" w:author="Andy Kleinhesselink" w:date="2018-12-31T15:06:00Z">
        <w:r w:rsidR="00E03101" w:rsidRPr="00A6092D" w:rsidDel="005B1453">
          <w:rPr>
            <w:rFonts w:ascii="Times New Roman" w:hAnsi="Times New Roman"/>
            <w:color w:val="000000" w:themeColor="text1"/>
          </w:rPr>
          <w:delText xml:space="preserve"> </w:delText>
        </w:r>
      </w:del>
      <w:r w:rsidR="00E03101" w:rsidRPr="00A6092D">
        <w:rPr>
          <w:rFonts w:ascii="Times New Roman" w:hAnsi="Times New Roman"/>
          <w:color w:val="000000" w:themeColor="text1"/>
        </w:rPr>
        <w:t xml:space="preserve">( </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del w:id="401" w:author="Hall Cushman" w:date="2018-12-20T09:20:00Z">
        <w:r w:rsidR="00A23B6A" w:rsidDel="002A1C33">
          <w:rPr>
            <w:rFonts w:ascii="Times New Roman" w:hAnsi="Times New Roman"/>
            <w:color w:val="000000" w:themeColor="text1"/>
          </w:rPr>
          <w:delText xml:space="preserve"> </w:delText>
        </w:r>
      </w:del>
      <w:r w:rsidR="00E03101" w:rsidRPr="00A6092D">
        <w:rPr>
          <w:rFonts w:ascii="Times New Roman" w:hAnsi="Times New Roman"/>
          <w:color w:val="000000" w:themeColor="text1"/>
        </w:rPr>
        <w:t>3</w:t>
      </w:r>
      <w:del w:id="402" w:author="Hall Cushman" w:date="2018-12-20T09:20:00Z">
        <w:r w:rsidR="00E03101" w:rsidRPr="00A6092D" w:rsidDel="002A1C33">
          <w:rPr>
            <w:rFonts w:ascii="Times New Roman" w:hAnsi="Times New Roman"/>
            <w:color w:val="000000" w:themeColor="text1"/>
          </w:rPr>
          <w:delText xml:space="preserve"> </w:delText>
        </w:r>
      </w:del>
      <w:r w:rsidR="00E03101" w:rsidRPr="00A6092D">
        <w:rPr>
          <w:rFonts w:ascii="Times New Roman" w:hAnsi="Times New Roman"/>
          <w:color w:val="000000" w:themeColor="text1"/>
        </w:rPr>
        <w:t>c)</w:t>
      </w:r>
      <w:ins w:id="403" w:author="Andy Kleinhesselink" w:date="2018-12-31T15:11:00Z">
        <w:r w:rsidR="005B1453">
          <w:rPr>
            <w:rFonts w:ascii="Times New Roman" w:hAnsi="Times New Roman"/>
            <w:color w:val="000000" w:themeColor="text1"/>
          </w:rPr>
          <w:t>, but this effect was specifically due to biomass being higher in bare sand patches than in patches with moss removed</w:t>
        </w:r>
      </w:ins>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del w:id="404" w:author="Andy Kleinhesselink" w:date="2018-12-31T15:11:00Z">
        <w:r w:rsidR="00E03101" w:rsidDel="005B1453">
          <w:rPr>
            <w:rFonts w:ascii="Times New Roman" w:hAnsi="Times New Roman"/>
            <w:color w:val="000000" w:themeColor="text1"/>
          </w:rPr>
          <w:delText>However, t</w:delText>
        </w:r>
      </w:del>
      <w:ins w:id="405" w:author="Andy Kleinhesselink" w:date="2018-12-31T15:11:00Z">
        <w:r w:rsidR="005B1453">
          <w:rPr>
            <w:rFonts w:ascii="Times New Roman" w:hAnsi="Times New Roman"/>
            <w:color w:val="000000" w:themeColor="text1"/>
          </w:rPr>
          <w:t>T</w:t>
        </w:r>
      </w:ins>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ins w:id="406" w:author="Andy Kleinhesselink" w:date="2018-12-31T15:11:00Z">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ins>
      <w:ins w:id="407" w:author="Andy Kleinhesselink" w:date="2018-12-31T15:12:00Z">
        <w:r w:rsidR="008E35CB">
          <w:rPr>
            <w:rFonts w:ascii="Times New Roman" w:hAnsi="Times New Roman"/>
            <w:color w:val="000000" w:themeColor="text1"/>
          </w:rPr>
          <w:t xml:space="preserve"> nor a main </w:t>
        </w:r>
      </w:ins>
      <w:ins w:id="408" w:author="Andy Kleinhesselink" w:date="2018-12-31T15:03:00Z">
        <w:r w:rsidR="005B1453" w:rsidRPr="00A6092D">
          <w:rPr>
            <w:rFonts w:ascii="Times New Roman" w:hAnsi="Times New Roman"/>
            <w:color w:val="000000" w:themeColor="text1"/>
          </w:rPr>
          <w:t>effect of stress</w:t>
        </w:r>
      </w:ins>
      <w:ins w:id="409" w:author="Andy Kleinhesselink" w:date="2018-12-31T15:04:00Z">
        <w:r w:rsidR="005B1453">
          <w:rPr>
            <w:rFonts w:ascii="Times New Roman" w:hAnsi="Times New Roman"/>
            <w:color w:val="000000" w:themeColor="text1"/>
          </w:rPr>
          <w:t xml:space="preserve"> level</w:t>
        </w:r>
      </w:ins>
      <w:ins w:id="410" w:author="Andy Kleinhesselink" w:date="2018-12-31T15:03:00Z">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ins>
      <w:ins w:id="411" w:author="Andy Kleinhesselink" w:date="2018-12-31T15:12:00Z">
        <w:r w:rsidR="008E35CB">
          <w:rPr>
            <w:rFonts w:ascii="Times New Roman" w:hAnsi="Times New Roman"/>
            <w:color w:val="000000" w:themeColor="text1"/>
          </w:rPr>
          <w:t>.</w:t>
        </w:r>
      </w:ins>
      <w:ins w:id="412" w:author="Andy Kleinhesselink" w:date="2018-12-31T15:04:00Z">
        <w:r w:rsidR="005B1453">
          <w:rPr>
            <w:rFonts w:ascii="Times New Roman" w:hAnsi="Times New Roman"/>
            <w:color w:val="000000" w:themeColor="text1"/>
          </w:rPr>
          <w:t xml:space="preserve"> </w:t>
        </w:r>
      </w:ins>
      <w:del w:id="413" w:author="Andy Kleinhesselink" w:date="2018-12-31T15:11:00Z">
        <w:r w:rsidR="00AF68FE" w:rsidRPr="00A6092D" w:rsidDel="008E35CB">
          <w:rPr>
            <w:rFonts w:ascii="Times New Roman" w:hAnsi="Times New Roman"/>
            <w:color w:val="000000" w:themeColor="text1"/>
          </w:rPr>
          <w:delText xml:space="preserve">treatment </w:delText>
        </w:r>
        <w:r w:rsidR="007749DB" w:rsidDel="008E35CB">
          <w:rPr>
            <w:rFonts w:ascii="Times New Roman" w:hAnsi="Times New Roman"/>
            <w:color w:val="000000" w:themeColor="text1"/>
          </w:rPr>
          <w:delText>by</w:delText>
        </w:r>
        <w:r w:rsidR="007749DB" w:rsidRPr="00A6092D" w:rsidDel="008E35CB">
          <w:rPr>
            <w:rFonts w:ascii="Times New Roman" w:hAnsi="Times New Roman"/>
            <w:color w:val="000000" w:themeColor="text1"/>
          </w:rPr>
          <w:delText xml:space="preserve"> </w:delText>
        </w:r>
      </w:del>
      <w:ins w:id="414" w:author="Hall Cushman" w:date="2018-12-20T09:20:00Z">
        <w:del w:id="415" w:author="Andy Kleinhesselink" w:date="2018-12-31T15:11:00Z">
          <w:r w:rsidR="002A1C33" w:rsidDel="008E35CB">
            <w:rPr>
              <w:rFonts w:ascii="Times New Roman" w:hAnsi="Times New Roman"/>
              <w:color w:val="000000" w:themeColor="text1"/>
            </w:rPr>
            <w:delText>x</w:delText>
          </w:r>
          <w:r w:rsidR="002A1C33" w:rsidRPr="00A6092D" w:rsidDel="008E35CB">
            <w:rPr>
              <w:rFonts w:ascii="Times New Roman" w:hAnsi="Times New Roman"/>
              <w:color w:val="000000" w:themeColor="text1"/>
            </w:rPr>
            <w:delText xml:space="preserve"> </w:delText>
          </w:r>
        </w:del>
      </w:ins>
      <w:del w:id="416" w:author="Andy Kleinhesselink" w:date="2018-12-31T15:11:00Z">
        <w:r w:rsidR="00AF68FE" w:rsidRPr="00A6092D" w:rsidDel="008E35CB">
          <w:rPr>
            <w:rFonts w:ascii="Times New Roman" w:hAnsi="Times New Roman"/>
            <w:color w:val="000000" w:themeColor="text1"/>
          </w:rPr>
          <w:delText xml:space="preserve">stress interaction </w:delText>
        </w:r>
      </w:del>
      <w:del w:id="417" w:author="Andy Kleinhesselink" w:date="2018-12-31T15:04:00Z">
        <w:r w:rsidR="00E03101" w:rsidDel="005B1453">
          <w:rPr>
            <w:rFonts w:ascii="Times New Roman" w:hAnsi="Times New Roman"/>
            <w:color w:val="000000" w:themeColor="text1"/>
          </w:rPr>
          <w:delText>on</w:delText>
        </w:r>
        <w:r w:rsidR="00017196" w:rsidRPr="00A6092D" w:rsidDel="005B1453">
          <w:rPr>
            <w:rFonts w:ascii="Times New Roman" w:hAnsi="Times New Roman"/>
            <w:color w:val="000000" w:themeColor="text1"/>
          </w:rPr>
          <w:delText xml:space="preserve"> </w:delText>
        </w:r>
        <w:r w:rsidR="00AF68FE" w:rsidRPr="00A6092D" w:rsidDel="005B1453">
          <w:rPr>
            <w:rFonts w:ascii="Times New Roman" w:hAnsi="Times New Roman"/>
            <w:i/>
            <w:color w:val="000000" w:themeColor="text1"/>
          </w:rPr>
          <w:delText>Bromus</w:delText>
        </w:r>
        <w:r w:rsidR="00AF68FE" w:rsidRPr="00A6092D" w:rsidDel="005B1453">
          <w:rPr>
            <w:rFonts w:ascii="Times New Roman" w:hAnsi="Times New Roman"/>
            <w:color w:val="000000" w:themeColor="text1"/>
          </w:rPr>
          <w:delText xml:space="preserve"> final biomass </w:delText>
        </w:r>
      </w:del>
      <w:del w:id="418" w:author="Andy Kleinhesselink" w:date="2018-12-31T15:11:00Z">
        <w:r w:rsidR="00AF68FE" w:rsidRPr="00A6092D" w:rsidDel="008E35CB">
          <w:rPr>
            <w:rFonts w:ascii="Times New Roman" w:hAnsi="Times New Roman"/>
            <w:color w:val="000000" w:themeColor="text1"/>
          </w:rPr>
          <w:delText>(</w:delText>
        </w:r>
        <w:r w:rsidR="00AF68FE" w:rsidRPr="00245C18" w:rsidDel="008E35CB">
          <w:rPr>
            <w:rFonts w:ascii="Times New Roman" w:hAnsi="Times New Roman"/>
            <w:i/>
            <w:color w:val="000000" w:themeColor="text1"/>
            <w:rPrChange w:id="419" w:author="Andy Kleinhesselink" w:date="2018-12-15T08:43:00Z">
              <w:rPr>
                <w:rFonts w:ascii="Times New Roman" w:hAnsi="Times New Roman"/>
                <w:color w:val="000000" w:themeColor="text1"/>
              </w:rPr>
            </w:rPrChange>
          </w:rPr>
          <w:delText>X</w:delText>
        </w:r>
        <w:r w:rsidR="00AF68FE" w:rsidRPr="00A6092D" w:rsidDel="008E35CB">
          <w:rPr>
            <w:rFonts w:ascii="Times New Roman" w:hAnsi="Times New Roman"/>
            <w:color w:val="000000" w:themeColor="text1"/>
            <w:vertAlign w:val="superscript"/>
          </w:rPr>
          <w:delText xml:space="preserve">2 </w:delText>
        </w:r>
        <w:r w:rsidR="00AF68FE" w:rsidRPr="00A6092D" w:rsidDel="008E35CB">
          <w:rPr>
            <w:rFonts w:ascii="Times New Roman" w:hAnsi="Times New Roman"/>
            <w:color w:val="000000" w:themeColor="text1"/>
          </w:rPr>
          <w:delText xml:space="preserve">= 4.27, df = 2, p = 0.12) </w:delText>
        </w:r>
      </w:del>
      <w:del w:id="420" w:author="Andy Kleinhesselink" w:date="2018-12-31T15:03:00Z">
        <w:r w:rsidR="00AF68FE" w:rsidRPr="00A6092D" w:rsidDel="005B1453">
          <w:rPr>
            <w:rFonts w:ascii="Times New Roman" w:hAnsi="Times New Roman"/>
            <w:color w:val="000000" w:themeColor="text1"/>
          </w:rPr>
          <w:delText>nor any effect of stress (</w:delText>
        </w:r>
        <w:r w:rsidR="00AF68FE" w:rsidRPr="00A6092D" w:rsidDel="005B1453">
          <w:rPr>
            <w:rFonts w:ascii="Times New Roman" w:hAnsi="Times New Roman"/>
            <w:i/>
            <w:color w:val="000000" w:themeColor="text1"/>
          </w:rPr>
          <w:delText>X</w:delText>
        </w:r>
        <w:r w:rsidR="00AF68FE" w:rsidRPr="00A6092D" w:rsidDel="005B1453">
          <w:rPr>
            <w:rFonts w:ascii="Times New Roman" w:hAnsi="Times New Roman"/>
            <w:color w:val="000000" w:themeColor="text1"/>
            <w:vertAlign w:val="superscript"/>
          </w:rPr>
          <w:delText xml:space="preserve">2 </w:delText>
        </w:r>
        <w:r w:rsidR="00AF68FE" w:rsidRPr="00A6092D" w:rsidDel="005B1453">
          <w:rPr>
            <w:rFonts w:ascii="Times New Roman" w:hAnsi="Times New Roman"/>
            <w:color w:val="000000" w:themeColor="text1"/>
          </w:rPr>
          <w:delText>= 1.</w:delText>
        </w:r>
      </w:del>
      <w:del w:id="421" w:author="Andy Kleinhesselink" w:date="2018-12-20T15:30:00Z">
        <w:r w:rsidR="00AF68FE" w:rsidRPr="00A6092D" w:rsidDel="001F5071">
          <w:rPr>
            <w:rFonts w:ascii="Times New Roman" w:hAnsi="Times New Roman"/>
            <w:color w:val="000000" w:themeColor="text1"/>
          </w:rPr>
          <w:delText>7</w:delText>
        </w:r>
      </w:del>
      <w:del w:id="422" w:author="Andy Kleinhesselink" w:date="2018-12-31T15:03:00Z">
        <w:r w:rsidR="00AF68FE" w:rsidRPr="00A6092D" w:rsidDel="005B1453">
          <w:rPr>
            <w:rFonts w:ascii="Times New Roman" w:hAnsi="Times New Roman"/>
            <w:color w:val="000000" w:themeColor="text1"/>
          </w:rPr>
          <w:delText xml:space="preserve">6, df = 1, p = </w:delText>
        </w:r>
        <w:r w:rsidR="00D717EC" w:rsidRPr="00A6092D" w:rsidDel="005B1453">
          <w:rPr>
            <w:rFonts w:ascii="Times New Roman" w:hAnsi="Times New Roman"/>
            <w:color w:val="000000" w:themeColor="text1"/>
          </w:rPr>
          <w:delText>0.19</w:delText>
        </w:r>
        <w:r w:rsidR="00E03101" w:rsidRPr="00A6092D" w:rsidDel="005B1453">
          <w:rPr>
            <w:rFonts w:ascii="Times New Roman" w:hAnsi="Times New Roman"/>
            <w:color w:val="000000" w:themeColor="text1"/>
          </w:rPr>
          <w:delText>)</w:delText>
        </w:r>
        <w:r w:rsidR="00E03101" w:rsidDel="005B1453">
          <w:rPr>
            <w:rFonts w:ascii="Times New Roman" w:hAnsi="Times New Roman"/>
            <w:color w:val="000000" w:themeColor="text1"/>
          </w:rPr>
          <w:delText xml:space="preserve">. </w:delText>
        </w:r>
        <w:r w:rsidR="00E03101" w:rsidRPr="00A6092D" w:rsidDel="005B1453">
          <w:rPr>
            <w:rFonts w:ascii="Times New Roman" w:hAnsi="Times New Roman"/>
            <w:color w:val="000000" w:themeColor="text1"/>
          </w:rPr>
          <w:delText xml:space="preserve"> </w:delText>
        </w:r>
      </w:del>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del w:id="423" w:author="Andy Kleinhesselink" w:date="2018-12-31T15:12:00Z">
        <w:r w:rsidR="00AF68FE" w:rsidRPr="00A6092D" w:rsidDel="008E35CB">
          <w:rPr>
            <w:rFonts w:ascii="Times New Roman" w:hAnsi="Times New Roman"/>
            <w:color w:val="000000" w:themeColor="text1"/>
          </w:rPr>
          <w:delText xml:space="preserve">final </w:delText>
        </w:r>
      </w:del>
      <w:r w:rsidR="00AF68FE" w:rsidRPr="00A6092D">
        <w:rPr>
          <w:rFonts w:ascii="Times New Roman" w:hAnsi="Times New Roman"/>
          <w:color w:val="000000" w:themeColor="text1"/>
        </w:rPr>
        <w:t xml:space="preserve">inflorescence </w:t>
      </w:r>
      <w:del w:id="424" w:author="Andy Kleinhesselink" w:date="2018-12-31T15:12:00Z">
        <w:r w:rsidR="00AF68FE" w:rsidRPr="00A6092D" w:rsidDel="008E35CB">
          <w:rPr>
            <w:rFonts w:ascii="Times New Roman" w:hAnsi="Times New Roman"/>
            <w:color w:val="000000" w:themeColor="text1"/>
          </w:rPr>
          <w:delText xml:space="preserve">numbers </w:delText>
        </w:r>
      </w:del>
      <w:ins w:id="425" w:author="Andy Kleinhesselink" w:date="2018-12-31T15:12:00Z">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t>
        </w:r>
      </w:ins>
      <w:del w:id="426" w:author="Andy Kleinhesselink" w:date="2018-12-31T15:12:00Z">
        <w:r w:rsidR="00AF68FE" w:rsidRPr="00A6092D" w:rsidDel="008E35CB">
          <w:rPr>
            <w:rFonts w:ascii="Times New Roman" w:hAnsi="Times New Roman"/>
            <w:color w:val="000000" w:themeColor="text1"/>
          </w:rPr>
          <w:delText xml:space="preserve">were </w:delText>
        </w:r>
      </w:del>
      <w:ins w:id="427" w:author="Andy Kleinhesselink" w:date="2018-12-31T15:12:00Z">
        <w:r w:rsidR="008E35CB" w:rsidRPr="00A6092D">
          <w:rPr>
            <w:rFonts w:ascii="Times New Roman" w:hAnsi="Times New Roman"/>
            <w:color w:val="000000" w:themeColor="text1"/>
          </w:rPr>
          <w:t>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ins>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del w:id="428" w:author="Andy Kleinhesselink" w:date="2018-12-20T15:31:00Z">
        <w:r w:rsidR="00AF68FE" w:rsidRPr="00A6092D" w:rsidDel="001F5071">
          <w:rPr>
            <w:rFonts w:ascii="Times New Roman" w:hAnsi="Times New Roman"/>
            <w:color w:val="000000" w:themeColor="text1"/>
          </w:rPr>
          <w:delText>F</w:delText>
        </w:r>
        <w:r w:rsidR="00AF68FE" w:rsidRPr="00A6092D" w:rsidDel="001F5071">
          <w:rPr>
            <w:rFonts w:ascii="Times New Roman" w:hAnsi="Times New Roman"/>
            <w:color w:val="000000" w:themeColor="text1"/>
            <w:vertAlign w:val="subscript"/>
          </w:rPr>
          <w:delText>1</w:delText>
        </w:r>
      </w:del>
      <w:ins w:id="429" w:author="Andy Kleinhesselink" w:date="2018-12-20T15:31:00Z">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ins>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ins w:id="430" w:author="Andy Kleinhesselink" w:date="2018-12-20T15:31:00Z">
        <w:r w:rsidR="001F5071">
          <w:rPr>
            <w:rFonts w:ascii="Times New Roman" w:hAnsi="Times New Roman"/>
            <w:color w:val="000000" w:themeColor="text1"/>
          </w:rPr>
          <w:t>=</w:t>
        </w:r>
      </w:ins>
      <w:del w:id="431" w:author="Andy Kleinhesselink" w:date="2018-12-20T15:31:00Z">
        <w:r w:rsidR="00AF68FE" w:rsidRPr="00A6092D" w:rsidDel="001F5071">
          <w:rPr>
            <w:rFonts w:ascii="Times New Roman" w:hAnsi="Times New Roman"/>
            <w:color w:val="000000" w:themeColor="text1"/>
          </w:rPr>
          <w:delText>&lt;</w:delText>
        </w:r>
      </w:del>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D60115">
        <w:rPr>
          <w:rFonts w:ascii="Times New Roman" w:hAnsi="Times New Roman"/>
          <w:color w:val="000000" w:themeColor="text1"/>
          <w:rPrChange w:id="432" w:author="Hall Cushman" w:date="2018-12-20T09:21:00Z">
            <w:rPr>
              <w:rFonts w:ascii="Times New Roman" w:hAnsi="Times New Roman"/>
              <w:color w:val="C00000"/>
            </w:rPr>
          </w:rPrChange>
        </w:rPr>
        <w:t xml:space="preserve">bare </w:t>
      </w:r>
      <w:r w:rsidR="00AF68FE" w:rsidRPr="00A6092D">
        <w:rPr>
          <w:rFonts w:ascii="Times New Roman" w:hAnsi="Times New Roman"/>
          <w:color w:val="000000" w:themeColor="text1"/>
        </w:rPr>
        <w:t xml:space="preserve">sand produced significantly more inflorescences than </w:t>
      </w:r>
      <w:r w:rsidR="00AF68FE" w:rsidRPr="00A6092D">
        <w:rPr>
          <w:rFonts w:ascii="Times New Roman" w:hAnsi="Times New Roman"/>
          <w:color w:val="000000" w:themeColor="text1"/>
        </w:rPr>
        <w:lastRenderedPageBreak/>
        <w:t>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ins w:id="433" w:author="Andy Kleinhesselink" w:date="2018-12-31T15:13:00Z">
        <w:r w:rsidR="008E35CB">
          <w:rPr>
            <w:rFonts w:ascii="Times New Roman" w:hAnsi="Times New Roman"/>
            <w:color w:val="000000" w:themeColor="text1"/>
          </w:rPr>
          <w:t xml:space="preserve">between treatments </w:t>
        </w:r>
      </w:ins>
      <w:r w:rsidR="00AF68FE" w:rsidRPr="00A6092D">
        <w:rPr>
          <w:rFonts w:ascii="Times New Roman" w:hAnsi="Times New Roman"/>
          <w:color w:val="000000" w:themeColor="text1"/>
        </w:rPr>
        <w:t>(</w:t>
      </w:r>
      <w:r w:rsidR="00A23B6A">
        <w:rPr>
          <w:rFonts w:ascii="Times New Roman" w:hAnsi="Times New Roman"/>
          <w:color w:val="000000" w:themeColor="text1"/>
        </w:rPr>
        <w:t>Fig.</w:t>
      </w:r>
      <w:del w:id="434" w:author="Hall Cushman" w:date="2018-12-20T09:21:00Z">
        <w:r w:rsidR="00A23B6A" w:rsidDel="00D60115">
          <w:rPr>
            <w:rFonts w:ascii="Times New Roman" w:hAnsi="Times New Roman"/>
            <w:color w:val="000000" w:themeColor="text1"/>
          </w:rPr>
          <w:delText xml:space="preserve"> </w:delText>
        </w:r>
      </w:del>
      <w:r w:rsidR="00A23B6A">
        <w:rPr>
          <w:rFonts w:ascii="Times New Roman" w:hAnsi="Times New Roman"/>
          <w:color w:val="000000" w:themeColor="text1"/>
        </w:rPr>
        <w:t xml:space="preserve"> </w:t>
      </w:r>
      <w:r w:rsidR="00AF68FE" w:rsidRPr="00A6092D">
        <w:rPr>
          <w:rFonts w:ascii="Times New Roman" w:hAnsi="Times New Roman"/>
          <w:color w:val="000000" w:themeColor="text1"/>
        </w:rPr>
        <w:t xml:space="preserve">3e). </w:t>
      </w:r>
      <w:del w:id="435" w:author="Andy Kleinhesselink" w:date="2018-12-20T15:32:00Z">
        <w:r w:rsidR="00AF68FE" w:rsidRPr="00A6092D" w:rsidDel="001F5071">
          <w:rPr>
            <w:rFonts w:ascii="Times New Roman" w:hAnsi="Times New Roman"/>
            <w:color w:val="000000" w:themeColor="text1"/>
          </w:rPr>
          <w:delText>Plants in moss</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covered and moss</w:delText>
        </w:r>
        <w:r w:rsidR="00017196" w:rsidDel="001F5071">
          <w:rPr>
            <w:rFonts w:ascii="Times New Roman" w:hAnsi="Times New Roman"/>
            <w:color w:val="000000" w:themeColor="text1"/>
          </w:rPr>
          <w:delText>-</w:delText>
        </w:r>
        <w:r w:rsidR="00AF68FE" w:rsidRPr="00A6092D" w:rsidDel="001F5071">
          <w:rPr>
            <w:rFonts w:ascii="Times New Roman" w:hAnsi="Times New Roman"/>
            <w:color w:val="000000" w:themeColor="text1"/>
          </w:rPr>
          <w:delText xml:space="preserve">removed patches also produced significantly more inflorescences at high stress than at low stress. </w:delText>
        </w:r>
      </w:del>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071DBB01"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D35F5C">
        <w:rPr>
          <w:rFonts w:cs="Times New Roman"/>
          <w:i/>
          <w:color w:val="000000" w:themeColor="text1"/>
          <w:rPrChange w:id="436" w:author="Hall Cushman" w:date="2018-12-17T10:26:00Z">
            <w:rPr>
              <w:rFonts w:cs="Times New Roman"/>
              <w:color w:val="000000" w:themeColor="text1"/>
            </w:rPr>
          </w:rPrChange>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del w:id="437" w:author="Hall Cushman" w:date="2018-12-17T10:27:00Z">
        <w:r w:rsidR="00A23B6A" w:rsidDel="00D35F5C">
          <w:rPr>
            <w:rFonts w:cs="Times New Roman"/>
            <w:color w:val="000000" w:themeColor="text1"/>
          </w:rPr>
          <w:delText xml:space="preserve"> </w:delText>
        </w:r>
      </w:del>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0.58, df = 2, p = 0.75)</w:t>
      </w:r>
      <w:del w:id="438" w:author="Hall Cushman" w:date="2018-12-17T10:27:00Z">
        <w:r w:rsidR="00AF68FE" w:rsidRPr="00A6092D" w:rsidDel="00D35F5C">
          <w:rPr>
            <w:rFonts w:cs="Times New Roman"/>
            <w:color w:val="000000" w:themeColor="text1"/>
          </w:rPr>
          <w:delText xml:space="preserve"> </w:delText>
        </w:r>
      </w:del>
      <w:r w:rsidR="00AF68FE" w:rsidRPr="00A6092D">
        <w:rPr>
          <w:rFonts w:cs="Times New Roman"/>
          <w:color w:val="000000" w:themeColor="text1"/>
        </w:rPr>
        <w:t xml:space="preserve">.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ins w:id="439" w:author="Andy Kleinhesselink" w:date="2018-12-20T15:33:00Z">
        <w:r w:rsidR="001F5071">
          <w:rPr>
            <w:rFonts w:cs="Times New Roman"/>
            <w:color w:val="000000" w:themeColor="text1"/>
          </w:rPr>
          <w:t>6</w:t>
        </w:r>
      </w:ins>
      <w:del w:id="440" w:author="Andy Kleinhesselink" w:date="2018-12-20T15:33:00Z">
        <w:r w:rsidR="00AF68FE" w:rsidRPr="00A6092D" w:rsidDel="001F5071">
          <w:rPr>
            <w:rFonts w:cs="Times New Roman"/>
            <w:color w:val="000000" w:themeColor="text1"/>
          </w:rPr>
          <w:delText>5</w:delText>
        </w:r>
      </w:del>
      <w:ins w:id="441" w:author="Andy Kleinhesselink" w:date="2018-12-20T15:33:00Z">
        <w:r w:rsidR="001F5071">
          <w:rPr>
            <w:rFonts w:cs="Times New Roman"/>
            <w:color w:val="000000" w:themeColor="text1"/>
          </w:rPr>
          <w:t>0</w:t>
        </w:r>
      </w:ins>
      <w:del w:id="442" w:author="Andy Kleinhesselink" w:date="2018-12-20T15:33:00Z">
        <w:r w:rsidR="00AF68FE" w:rsidRPr="00A6092D" w:rsidDel="001F5071">
          <w:rPr>
            <w:rFonts w:cs="Times New Roman"/>
            <w:color w:val="000000" w:themeColor="text1"/>
          </w:rPr>
          <w:delText>9</w:delText>
        </w:r>
      </w:del>
      <w:r w:rsidR="00AF68FE" w:rsidRPr="00A6092D">
        <w:rPr>
          <w:rFonts w:cs="Times New Roman"/>
          <w:color w:val="000000" w:themeColor="text1"/>
        </w:rPr>
        <w:t>, df = 2, p = 0.06).</w:t>
      </w:r>
      <w:r w:rsidR="009D4F62">
        <w:rPr>
          <w:color w:val="000000" w:themeColor="text1"/>
        </w:rPr>
        <w:t xml:space="preserve"> </w:t>
      </w:r>
      <w:del w:id="443" w:author="Andy Kleinhesselink" w:date="2018-12-31T14:48:00Z">
        <w:r w:rsidDel="00AD243D">
          <w:rPr>
            <w:color w:val="000000" w:themeColor="text1"/>
          </w:rPr>
          <w:delText xml:space="preserve">There was also a trend towards </w:delText>
        </w:r>
      </w:del>
      <w:ins w:id="444" w:author="Hall Cushman" w:date="2018-12-20T09:21:00Z">
        <w:del w:id="445" w:author="Andy Kleinhesselink" w:date="2018-12-31T14:48:00Z">
          <w:r w:rsidR="00D60115" w:rsidDel="00AD243D">
            <w:rPr>
              <w:color w:val="000000" w:themeColor="text1"/>
            </w:rPr>
            <w:delText>fo</w:delText>
          </w:r>
        </w:del>
      </w:ins>
      <w:ins w:id="446" w:author="Hall Cushman" w:date="2018-12-20T09:22:00Z">
        <w:del w:id="447" w:author="Andy Kleinhesselink" w:date="2018-12-31T14:48:00Z">
          <w:r w:rsidR="00D60115" w:rsidDel="00AD243D">
            <w:rPr>
              <w:color w:val="000000" w:themeColor="text1"/>
            </w:rPr>
            <w:delText>r</w:delText>
          </w:r>
        </w:del>
      </w:ins>
      <w:ins w:id="448" w:author="Hall Cushman" w:date="2018-12-20T09:21:00Z">
        <w:del w:id="449" w:author="Andy Kleinhesselink" w:date="2018-12-31T14:48:00Z">
          <w:r w:rsidR="00D60115" w:rsidDel="00AD243D">
            <w:rPr>
              <w:color w:val="000000" w:themeColor="text1"/>
            </w:rPr>
            <w:delText xml:space="preserve"> </w:delText>
          </w:r>
        </w:del>
      </w:ins>
      <w:del w:id="450" w:author="Hall Cushman" w:date="2018-12-20T09:21:00Z">
        <w:r w:rsidDel="00D60115">
          <w:rPr>
            <w:color w:val="000000" w:themeColor="text1"/>
          </w:rPr>
          <w:delText>mos</w:delText>
        </w:r>
        <w:r w:rsidR="001910C6" w:rsidDel="00D60115">
          <w:rPr>
            <w:color w:val="000000" w:themeColor="text1"/>
          </w:rPr>
          <w:delText xml:space="preserve">s </w:delText>
        </w:r>
      </w:del>
      <w:r w:rsidR="001910C6" w:rsidRPr="00D60115">
        <w:rPr>
          <w:i/>
          <w:color w:val="000000" w:themeColor="text1"/>
          <w:rPrChange w:id="451" w:author="Hall Cushman" w:date="2018-12-20T09:22:00Z">
            <w:rPr>
              <w:color w:val="000000" w:themeColor="text1"/>
            </w:rPr>
          </w:rPrChange>
        </w:rPr>
        <w:t>Vulpia</w:t>
      </w:r>
      <w:del w:id="452" w:author="Andy Kleinhesselink" w:date="2018-12-31T14:48:00Z">
        <w:r w:rsidR="001910C6" w:rsidDel="00AD243D">
          <w:rPr>
            <w:color w:val="000000" w:themeColor="text1"/>
          </w:rPr>
          <w:delText xml:space="preserve"> </w:delText>
        </w:r>
      </w:del>
      <w:ins w:id="453" w:author="Hall Cushman" w:date="2018-12-20T09:22:00Z">
        <w:del w:id="454" w:author="Andy Kleinhesselink" w:date="2018-12-31T14:48:00Z">
          <w:r w:rsidR="00D60115" w:rsidDel="00AD243D">
            <w:rPr>
              <w:color w:val="000000" w:themeColor="text1"/>
            </w:rPr>
            <w:delText>to</w:delText>
          </w:r>
        </w:del>
        <w:r w:rsidR="00D60115">
          <w:rPr>
            <w:color w:val="000000" w:themeColor="text1"/>
          </w:rPr>
          <w:t xml:space="preserve"> </w:t>
        </w:r>
      </w:ins>
      <w:del w:id="455" w:author="Andy Kleinhesselink" w:date="2018-12-31T14:48:00Z">
        <w:r w:rsidR="001910C6" w:rsidDel="00AD243D">
          <w:rPr>
            <w:color w:val="000000" w:themeColor="text1"/>
          </w:rPr>
          <w:delText>hav</w:delText>
        </w:r>
      </w:del>
      <w:ins w:id="456" w:author="Hall Cushman" w:date="2018-12-20T09:22:00Z">
        <w:del w:id="457" w:author="Andy Kleinhesselink" w:date="2018-12-31T14:48:00Z">
          <w:r w:rsidR="00D60115" w:rsidDel="00AD243D">
            <w:rPr>
              <w:color w:val="000000" w:themeColor="text1"/>
            </w:rPr>
            <w:delText>e</w:delText>
          </w:r>
        </w:del>
      </w:ins>
      <w:del w:id="458" w:author="Andy Kleinhesselink" w:date="2018-12-31T14:48:00Z">
        <w:r w:rsidR="001910C6" w:rsidDel="00AD243D">
          <w:rPr>
            <w:color w:val="000000" w:themeColor="text1"/>
          </w:rPr>
          <w:delText xml:space="preserve">ing greater final </w:delText>
        </w:r>
      </w:del>
      <w:r w:rsidR="001910C6">
        <w:rPr>
          <w:color w:val="000000" w:themeColor="text1"/>
        </w:rPr>
        <w:t xml:space="preserve">biomass </w:t>
      </w:r>
      <w:del w:id="459" w:author="Andy Kleinhesselink" w:date="2018-12-31T14:48:00Z">
        <w:r w:rsidR="001910C6" w:rsidDel="00AD243D">
          <w:rPr>
            <w:color w:val="000000" w:themeColor="text1"/>
          </w:rPr>
          <w:delText>in moss</w:delText>
        </w:r>
      </w:del>
      <w:ins w:id="460" w:author="Hall Cushman" w:date="2018-12-20T09:22:00Z">
        <w:del w:id="461" w:author="Andy Kleinhesselink" w:date="2018-12-31T14:48:00Z">
          <w:r w:rsidR="00D60115" w:rsidDel="00AD243D">
            <w:rPr>
              <w:color w:val="000000" w:themeColor="text1"/>
            </w:rPr>
            <w:delText>-</w:delText>
          </w:r>
        </w:del>
      </w:ins>
      <w:del w:id="462" w:author="Andy Kleinhesselink" w:date="2018-12-31T14:48:00Z">
        <w:r w:rsidR="001910C6" w:rsidDel="00AD243D">
          <w:rPr>
            <w:color w:val="000000" w:themeColor="text1"/>
          </w:rPr>
          <w:delText xml:space="preserve"> covered patches than in </w:delText>
        </w:r>
        <w:r w:rsidR="00EF4A7D" w:rsidDel="00AD243D">
          <w:rPr>
            <w:color w:val="000000" w:themeColor="text1"/>
          </w:rPr>
          <w:delText xml:space="preserve">uncolonized </w:delText>
        </w:r>
        <w:r w:rsidR="001910C6" w:rsidDel="00AD243D">
          <w:rPr>
            <w:color w:val="000000" w:themeColor="text1"/>
          </w:rPr>
          <w:delText xml:space="preserve">sand </w:delText>
        </w:r>
        <w:r w:rsidR="00EF4A7D" w:rsidDel="00AD243D">
          <w:rPr>
            <w:color w:val="000000" w:themeColor="text1"/>
          </w:rPr>
          <w:delText xml:space="preserve">patches </w:delText>
        </w:r>
        <w:r w:rsidR="001910C6" w:rsidDel="00AD243D">
          <w:rPr>
            <w:color w:val="000000" w:themeColor="text1"/>
          </w:rPr>
          <w:delText>or moss</w:delText>
        </w:r>
      </w:del>
      <w:ins w:id="463" w:author="Hall Cushman" w:date="2018-12-20T09:22:00Z">
        <w:del w:id="464" w:author="Andy Kleinhesselink" w:date="2018-12-31T14:48:00Z">
          <w:r w:rsidR="00D60115" w:rsidDel="00AD243D">
            <w:rPr>
              <w:color w:val="000000" w:themeColor="text1"/>
            </w:rPr>
            <w:delText>-</w:delText>
          </w:r>
        </w:del>
      </w:ins>
      <w:del w:id="465" w:author="Andy Kleinhesselink" w:date="2018-12-31T14:48:00Z">
        <w:r w:rsidR="001910C6" w:rsidDel="00AD243D">
          <w:rPr>
            <w:color w:val="000000" w:themeColor="text1"/>
          </w:rPr>
          <w:delText xml:space="preserve"> removed patches</w:delText>
        </w:r>
      </w:del>
      <w:ins w:id="466" w:author="Andy Kleinhesselink" w:date="2018-12-31T14:48:00Z">
        <w:r w:rsidR="00AD243D">
          <w:rPr>
            <w:color w:val="000000" w:themeColor="text1"/>
          </w:rPr>
          <w:t>was not significantly affected by moss cover treatment</w:t>
        </w:r>
      </w:ins>
      <w:ins w:id="467" w:author="Andy Kleinhesselink" w:date="2018-12-31T14:51:00Z">
        <w:r w:rsidR="00D9441B">
          <w:rPr>
            <w:color w:val="000000" w:themeColor="text1"/>
          </w:rPr>
          <w:t xml:space="preserve"> </w:t>
        </w:r>
      </w:ins>
      <w:del w:id="468" w:author="Andy Kleinhesselink" w:date="2018-12-31T14:51:00Z">
        <w:r w:rsidR="001910C6" w:rsidDel="00D9441B">
          <w:rPr>
            <w:color w:val="000000" w:themeColor="text1"/>
          </w:rPr>
          <w:delText xml:space="preserve"> </w:delText>
        </w:r>
      </w:del>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del w:id="469" w:author="Hall Cushman" w:date="2018-12-20T09:22:00Z">
        <w:r w:rsidR="00A23B6A" w:rsidDel="00D60115">
          <w:rPr>
            <w:color w:val="000000" w:themeColor="text1"/>
          </w:rPr>
          <w:delText xml:space="preserve"> </w:delText>
        </w:r>
        <w:r w:rsidRPr="00A6092D" w:rsidDel="00D60115">
          <w:rPr>
            <w:color w:val="000000" w:themeColor="text1"/>
          </w:rPr>
          <w:delText xml:space="preserve"> </w:delText>
        </w:r>
      </w:del>
      <w:r w:rsidRPr="00A6092D">
        <w:rPr>
          <w:color w:val="000000" w:themeColor="text1"/>
        </w:rPr>
        <w:t>3</w:t>
      </w:r>
      <w:del w:id="470" w:author="Hall Cushman" w:date="2018-12-20T09:22:00Z">
        <w:r w:rsidRPr="00A6092D" w:rsidDel="00D60115">
          <w:rPr>
            <w:color w:val="000000" w:themeColor="text1"/>
          </w:rPr>
          <w:delText xml:space="preserve"> </w:delText>
        </w:r>
      </w:del>
      <w:r w:rsidRPr="00A6092D">
        <w:rPr>
          <w:color w:val="000000" w:themeColor="text1"/>
        </w:rPr>
        <w:t>d)</w:t>
      </w:r>
      <w:ins w:id="471" w:author="Andy Kleinhesselink" w:date="2018-12-31T14:51:00Z">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xml:space="preserve">, nor </w:t>
        </w:r>
      </w:ins>
      <w:del w:id="472" w:author="Andy Kleinhesselink" w:date="2018-12-31T14:51:00Z">
        <w:r w:rsidR="001910C6" w:rsidDel="00D9441B">
          <w:rPr>
            <w:color w:val="000000" w:themeColor="text1"/>
          </w:rPr>
          <w:delText xml:space="preserve">. </w:delText>
        </w:r>
      </w:del>
      <w:del w:id="473" w:author="Andy Kleinhesselink" w:date="2018-12-31T14:48:00Z">
        <w:r w:rsidR="001910C6" w:rsidDel="00AD243D">
          <w:rPr>
            <w:color w:val="000000" w:themeColor="text1"/>
          </w:rPr>
          <w:delText>But</w:delText>
        </w:r>
        <w:r w:rsidR="00AF68FE" w:rsidRPr="00A6092D" w:rsidDel="00AD243D">
          <w:rPr>
            <w:rFonts w:cs="Times New Roman"/>
            <w:color w:val="000000" w:themeColor="text1"/>
          </w:rPr>
          <w:delText xml:space="preserve"> </w:delText>
        </w:r>
      </w:del>
      <w:del w:id="474" w:author="Andy Kleinhesselink" w:date="2018-12-31T14:51:00Z">
        <w:r w:rsidR="001910C6" w:rsidDel="00D9441B">
          <w:rPr>
            <w:rFonts w:cs="Times New Roman"/>
            <w:color w:val="000000" w:themeColor="text1"/>
          </w:rPr>
          <w:delText>t</w:delText>
        </w:r>
        <w:r w:rsidR="00AF68FE" w:rsidRPr="00A6092D" w:rsidDel="00D9441B">
          <w:rPr>
            <w:rFonts w:cs="Times New Roman"/>
            <w:color w:val="000000" w:themeColor="text1"/>
          </w:rPr>
          <w:delText xml:space="preserve">here </w:delText>
        </w:r>
      </w:del>
      <w:del w:id="475" w:author="Andy Kleinhesselink" w:date="2018-12-31T14:48:00Z">
        <w:r w:rsidR="00AF68FE" w:rsidRPr="00A6092D" w:rsidDel="00AD243D">
          <w:rPr>
            <w:rFonts w:cs="Times New Roman"/>
            <w:color w:val="000000" w:themeColor="text1"/>
          </w:rPr>
          <w:delText>was no</w:delText>
        </w:r>
      </w:del>
      <w:del w:id="476" w:author="Andy Kleinhesselink" w:date="2018-12-31T14:51:00Z">
        <w:r w:rsidR="00AF68FE" w:rsidRPr="00A6092D" w:rsidDel="00D9441B">
          <w:rPr>
            <w:rFonts w:cs="Times New Roman"/>
            <w:color w:val="000000" w:themeColor="text1"/>
          </w:rPr>
          <w:delText xml:space="preserve"> significant</w:delText>
        </w:r>
      </w:del>
      <w:ins w:id="477" w:author="Andy Kleinhesselink" w:date="2018-12-31T14:51:00Z">
        <w:r w:rsidR="00D9441B">
          <w:rPr>
            <w:color w:val="000000" w:themeColor="text1"/>
          </w:rPr>
          <w:t>was there a</w:t>
        </w:r>
      </w:ins>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del w:id="478" w:author="Andy Kleinhesselink" w:date="2018-12-31T14:51:00Z">
        <w:r w:rsidR="00AF68FE" w:rsidRPr="00A6092D" w:rsidDel="00D9441B">
          <w:rPr>
            <w:rFonts w:cs="Times New Roman"/>
            <w:color w:val="000000" w:themeColor="text1"/>
          </w:rPr>
          <w:delText xml:space="preserve">on final </w:delText>
        </w:r>
        <w:r w:rsidR="00AF68FE" w:rsidRPr="00A6092D" w:rsidDel="00D9441B">
          <w:rPr>
            <w:rFonts w:cs="Times New Roman"/>
            <w:i/>
            <w:iCs/>
            <w:color w:val="000000" w:themeColor="text1"/>
          </w:rPr>
          <w:delText>Vulpia</w:delText>
        </w:r>
        <w:r w:rsidR="00AF68FE" w:rsidRPr="00A6092D" w:rsidDel="00D9441B">
          <w:rPr>
            <w:rFonts w:cs="Times New Roman"/>
            <w:color w:val="000000" w:themeColor="text1"/>
          </w:rPr>
          <w:delText xml:space="preserve"> biomass</w:delText>
        </w:r>
        <w:r w:rsidR="00AF68FE" w:rsidRPr="00A6092D" w:rsidDel="00D9441B">
          <w:rPr>
            <w:color w:val="000000" w:themeColor="text1"/>
          </w:rPr>
          <w:delText xml:space="preserve"> </w:delText>
        </w:r>
      </w:del>
      <w:r w:rsidR="00AF68FE" w:rsidRPr="00A6092D">
        <w:rPr>
          <w:color w:val="000000" w:themeColor="text1"/>
        </w:rPr>
        <w:t>(</w:t>
      </w:r>
      <w:bookmarkStart w:id="479"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479"/>
      <w:r w:rsidR="00AF68FE" w:rsidRPr="00A6092D">
        <w:rPr>
          <w:color w:val="000000" w:themeColor="text1"/>
        </w:rPr>
        <w:t>)</w:t>
      </w:r>
      <w:ins w:id="480" w:author="Andy Kleinhesselink" w:date="2018-12-31T14:52:00Z">
        <w:r w:rsidR="00D9441B">
          <w:rPr>
            <w:color w:val="000000" w:themeColor="text1"/>
          </w:rPr>
          <w:t xml:space="preserve">. </w:t>
        </w:r>
      </w:ins>
      <w:ins w:id="481" w:author="Andy Kleinhesselink" w:date="2018-12-31T15:14:00Z">
        <w:r w:rsidR="008E35CB">
          <w:rPr>
            <w:color w:val="000000" w:themeColor="text1"/>
          </w:rPr>
          <w:t xml:space="preserve">Similarly, </w:t>
        </w:r>
      </w:ins>
      <w:del w:id="482" w:author="Andy Kleinhesselink" w:date="2018-12-31T14:52:00Z">
        <w:r w:rsidR="00AF68FE" w:rsidRPr="00A6092D" w:rsidDel="00D9441B">
          <w:rPr>
            <w:color w:val="000000" w:themeColor="text1"/>
          </w:rPr>
          <w:delText>, nor was there any main effect of</w:delText>
        </w:r>
      </w:del>
      <w:del w:id="483" w:author="Andy Kleinhesselink" w:date="2018-12-31T14:51:00Z">
        <w:r w:rsidR="00AF68FE" w:rsidRPr="00A6092D" w:rsidDel="00D9441B">
          <w:rPr>
            <w:color w:val="000000" w:themeColor="text1"/>
          </w:rPr>
          <w:delText xml:space="preserve"> stress gradient position (</w:delText>
        </w:r>
        <w:r w:rsidR="00AF68FE" w:rsidRPr="00A6092D" w:rsidDel="00D9441B">
          <w:rPr>
            <w:i/>
            <w:iCs/>
            <w:color w:val="000000" w:themeColor="text1"/>
          </w:rPr>
          <w:delText>X</w:delText>
        </w:r>
        <w:r w:rsidR="00AF68FE" w:rsidRPr="00A6092D" w:rsidDel="00D9441B">
          <w:rPr>
            <w:i/>
            <w:iCs/>
            <w:color w:val="000000" w:themeColor="text1"/>
            <w:vertAlign w:val="superscript"/>
          </w:rPr>
          <w:delText>2</w:delText>
        </w:r>
        <w:r w:rsidR="00AF68FE" w:rsidRPr="00A6092D" w:rsidDel="00D9441B">
          <w:rPr>
            <w:i/>
            <w:iCs/>
            <w:color w:val="000000" w:themeColor="text1"/>
          </w:rPr>
          <w:delText xml:space="preserve"> </w:delText>
        </w:r>
        <w:r w:rsidR="00AF68FE" w:rsidRPr="00A6092D" w:rsidDel="00D9441B">
          <w:rPr>
            <w:color w:val="000000" w:themeColor="text1"/>
          </w:rPr>
          <w:delText>= 0.</w:delText>
        </w:r>
      </w:del>
      <w:del w:id="484" w:author="Andy Kleinhesselink" w:date="2018-12-20T15:34:00Z">
        <w:r w:rsidR="00AF68FE" w:rsidRPr="00A6092D" w:rsidDel="001F5071">
          <w:rPr>
            <w:color w:val="000000" w:themeColor="text1"/>
          </w:rPr>
          <w:delText>64</w:delText>
        </w:r>
      </w:del>
      <w:del w:id="485" w:author="Andy Kleinhesselink" w:date="2018-12-31T14:51:00Z">
        <w:r w:rsidR="00AF68FE" w:rsidRPr="00A6092D" w:rsidDel="00D9441B">
          <w:rPr>
            <w:color w:val="000000" w:themeColor="text1"/>
          </w:rPr>
          <w:delText>, df = 1, p = 0.</w:delText>
        </w:r>
      </w:del>
      <w:del w:id="486" w:author="Andy Kleinhesselink" w:date="2018-12-20T15:34:00Z">
        <w:r w:rsidR="00AF68FE" w:rsidRPr="00A6092D" w:rsidDel="001F5071">
          <w:rPr>
            <w:color w:val="000000" w:themeColor="text1"/>
          </w:rPr>
          <w:delText>42</w:delText>
        </w:r>
      </w:del>
      <w:del w:id="487" w:author="Andy Kleinhesselink" w:date="2018-12-31T14:51:00Z">
        <w:r w:rsidR="00AF68FE" w:rsidRPr="00A6092D" w:rsidDel="00D9441B">
          <w:rPr>
            <w:color w:val="000000" w:themeColor="text1"/>
          </w:rPr>
          <w:delText>)</w:delText>
        </w:r>
      </w:del>
      <w:del w:id="488" w:author="Andy Kleinhesselink" w:date="2018-12-31T14:52:00Z">
        <w:r w:rsidR="00AF68FE" w:rsidRPr="00A6092D" w:rsidDel="00D9441B">
          <w:rPr>
            <w:color w:val="000000" w:themeColor="text1"/>
          </w:rPr>
          <w:delText xml:space="preserve">. </w:delText>
        </w:r>
      </w:del>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944FFF">
        <w:rPr>
          <w:rFonts w:cs="Times New Roman"/>
          <w:color w:val="000000" w:themeColor="text1"/>
          <w:vertAlign w:val="subscript"/>
          <w:rPrChange w:id="489" w:author="Andy Kleinhesselink" w:date="2018-12-20T15:35:00Z">
            <w:rPr>
              <w:rFonts w:cs="Times New Roman"/>
              <w:color w:val="000000" w:themeColor="text1"/>
            </w:rPr>
          </w:rPrChange>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0.18,</w:t>
      </w:r>
      <w:del w:id="490" w:author="Andy Kleinhesselink" w:date="2018-12-20T15:36:00Z">
        <w:r w:rsidR="00AF68FE" w:rsidRPr="00A6092D" w:rsidDel="00944FFF">
          <w:rPr>
            <w:rFonts w:cs="Times New Roman"/>
            <w:color w:val="000000" w:themeColor="text1"/>
          </w:rPr>
          <w:delText xml:space="preserve"> df = 2,</w:delText>
        </w:r>
      </w:del>
      <w:r w:rsidR="00AF68FE" w:rsidRPr="00A6092D">
        <w:rPr>
          <w:rFonts w:cs="Times New Roman"/>
          <w:color w:val="000000" w:themeColor="text1"/>
        </w:rPr>
        <w:t xml:space="preserve"> p = 0.83; </w:t>
      </w:r>
      <w:r w:rsidR="00A23B6A">
        <w:rPr>
          <w:rFonts w:cs="Times New Roman"/>
          <w:color w:val="000000" w:themeColor="text1"/>
        </w:rPr>
        <w:t xml:space="preserve">Fig. </w:t>
      </w:r>
      <w:del w:id="491" w:author="Hall Cushman" w:date="2018-12-17T10:27:00Z">
        <w:r w:rsidR="00A23B6A" w:rsidDel="00D35F5C">
          <w:rPr>
            <w:rFonts w:cs="Times New Roman"/>
            <w:color w:val="000000" w:themeColor="text1"/>
          </w:rPr>
          <w:delText xml:space="preserve"> </w:delText>
        </w:r>
      </w:del>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commentRangeStart w:id="492"/>
      <w:r w:rsidRPr="00A6092D">
        <w:rPr>
          <w:color w:val="000000" w:themeColor="text1"/>
        </w:rPr>
        <w:t>Discussion</w:t>
      </w:r>
      <w:commentRangeEnd w:id="492"/>
      <w:r w:rsidR="00CD6647">
        <w:rPr>
          <w:rStyle w:val="CommentReference"/>
          <w:rFonts w:eastAsiaTheme="minorEastAsia" w:cstheme="minorBidi"/>
          <w:b w:val="0"/>
        </w:rPr>
        <w:commentReference w:id="492"/>
      </w:r>
    </w:p>
    <w:p w14:paraId="37C4A9E7" w14:textId="2C9F4952" w:rsidR="006F26CF" w:rsidRPr="00A6092D" w:rsidRDefault="00AF68FE" w:rsidP="0028293A">
      <w:pPr>
        <w:spacing w:after="0"/>
        <w:rPr>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have an important influence on the occurrence</w:t>
      </w:r>
      <w:del w:id="493" w:author="Andy Kleinhesselink" w:date="2018-12-31T15:14:00Z">
        <w:r w:rsidRPr="00A6092D" w:rsidDel="008E35CB">
          <w:rPr>
            <w:rFonts w:cs="Times New Roman"/>
            <w:color w:val="000000" w:themeColor="text1"/>
          </w:rPr>
          <w:delText xml:space="preserve">, </w:delText>
        </w:r>
      </w:del>
      <w:r w:rsidR="008E35CB">
        <w:rPr>
          <w:rFonts w:cs="Times New Roman"/>
          <w:color w:val="000000" w:themeColor="text1"/>
        </w:rPr>
        <w:t xml:space="preserve"> of vascular plants in this system</w:t>
      </w:r>
      <w:r w:rsidR="008E35CB">
        <w:rPr>
          <w:rFonts w:cs="Times New Roman"/>
          <w:color w:val="000000" w:themeColor="text1"/>
        </w:rPr>
        <w:t xml:space="preserve"> as well as the </w:t>
      </w:r>
      <w:r w:rsidRPr="00A6092D">
        <w:rPr>
          <w:rFonts w:cs="Times New Roman"/>
          <w:color w:val="000000" w:themeColor="text1"/>
        </w:rPr>
        <w:t xml:space="preserve">survival of </w:t>
      </w:r>
      <w:r w:rsidR="008E35CB">
        <w:rPr>
          <w:rFonts w:cs="Times New Roman"/>
          <w:color w:val="000000" w:themeColor="text1"/>
        </w:rPr>
        <w:t>at</w:t>
      </w:r>
      <w:r w:rsidR="008E35CB">
        <w:rPr>
          <w:rFonts w:cs="Times New Roman"/>
          <w:color w:val="000000" w:themeColor="text1"/>
        </w:rPr>
        <w:t xml:space="preserve"> two </w:t>
      </w:r>
      <w:r w:rsidR="008E35CB">
        <w:rPr>
          <w:rFonts w:cs="Times New Roman"/>
          <w:color w:val="000000" w:themeColor="text1"/>
        </w:rPr>
        <w:t xml:space="preserve">exotic </w:t>
      </w:r>
      <w:r w:rsidR="008E35CB">
        <w:rPr>
          <w:rFonts w:cs="Times New Roman"/>
          <w:color w:val="000000" w:themeColor="text1"/>
        </w:rPr>
        <w:t>annual grasses</w:t>
      </w:r>
      <w:r w:rsidR="001910C6">
        <w:rPr>
          <w:rFonts w:cs="Times New Roman"/>
          <w:color w:val="000000" w:themeColor="text1"/>
        </w:rPr>
        <w:t xml:space="preserve">. Using a controlled experiment, we found that moss facilitated the </w:t>
      </w:r>
      <w:r w:rsidR="00AD243D">
        <w:rPr>
          <w:rFonts w:cs="Times New Roman"/>
          <w:color w:val="000000" w:themeColor="text1"/>
        </w:rPr>
        <w:t xml:space="preserve">germination and survival </w:t>
      </w:r>
      <w:r w:rsidR="001910C6">
        <w:rPr>
          <w:rFonts w:cs="Times New Roman"/>
          <w:color w:val="000000" w:themeColor="text1"/>
        </w:rPr>
        <w:t xml:space="preserve">of </w:t>
      </w:r>
      <w:r w:rsidR="001910C6" w:rsidRPr="00A23B6A">
        <w:rPr>
          <w:rFonts w:cs="Times New Roman"/>
          <w:i/>
          <w:color w:val="000000" w:themeColor="text1"/>
        </w:rPr>
        <w:t>Bromus</w:t>
      </w:r>
      <w:r w:rsidR="001910C6">
        <w:rPr>
          <w:rFonts w:cs="Times New Roman"/>
          <w:color w:val="000000" w:themeColor="text1"/>
        </w:rPr>
        <w:t xml:space="preserve"> and </w:t>
      </w:r>
      <w:r w:rsidR="001910C6" w:rsidRPr="00A23B6A">
        <w:rPr>
          <w:rFonts w:cs="Times New Roman"/>
          <w:i/>
          <w:color w:val="000000" w:themeColor="text1"/>
        </w:rPr>
        <w:t>Vulpia</w:t>
      </w:r>
      <w:r w:rsidR="001910C6">
        <w:rPr>
          <w:rFonts w:cs="Times New Roman"/>
          <w:color w:val="000000" w:themeColor="text1"/>
        </w:rPr>
        <w:t xml:space="preserve"> at the high stress end of</w:t>
      </w:r>
      <w:r w:rsidR="008E35CB">
        <w:rPr>
          <w:rFonts w:cs="Times New Roman"/>
          <w:color w:val="000000" w:themeColor="text1"/>
        </w:rPr>
        <w:t xml:space="preserve"> a local stress </w:t>
      </w:r>
      <w:r w:rsidR="001910C6">
        <w:rPr>
          <w:rFonts w:cs="Times New Roman"/>
          <w:color w:val="000000" w:themeColor="text1"/>
        </w:rPr>
        <w:t xml:space="preserve">gradient.  Moreover, we found that </w:t>
      </w:r>
      <w:r w:rsidR="008E35CB">
        <w:rPr>
          <w:rFonts w:cs="Times New Roman"/>
          <w:color w:val="000000" w:themeColor="text1"/>
        </w:rPr>
        <w:t xml:space="preserve"> inflorescence production of</w:t>
      </w:r>
      <w:r w:rsidR="001910C6">
        <w:rPr>
          <w:rFonts w:cs="Times New Roman"/>
          <w:color w:val="000000" w:themeColor="text1"/>
        </w:rPr>
        <w:t xml:space="preserve"> </w:t>
      </w:r>
      <w:r w:rsidR="001910C6" w:rsidRPr="00A23B6A">
        <w:rPr>
          <w:rFonts w:cs="Times New Roman"/>
          <w:i/>
          <w:color w:val="000000" w:themeColor="text1"/>
        </w:rPr>
        <w:t>Bromus</w:t>
      </w:r>
      <w:r w:rsidR="008E35CB">
        <w:rPr>
          <w:rFonts w:cs="Times New Roman"/>
          <w:color w:val="000000" w:themeColor="text1"/>
        </w:rPr>
        <w:t xml:space="preserve"> was greater </w:t>
      </w:r>
      <w:r w:rsidR="008E35CB">
        <w:rPr>
          <w:rFonts w:cs="Times New Roman"/>
          <w:color w:val="000000" w:themeColor="text1"/>
        </w:rPr>
        <w:t xml:space="preserve">in bare sand patches compared to moss covered patches or patches where </w:t>
      </w:r>
      <w:r w:rsidR="008E35CB">
        <w:rPr>
          <w:rFonts w:cs="Times New Roman"/>
          <w:color w:val="000000" w:themeColor="text1"/>
        </w:rPr>
        <w:t>moss was removed.</w:t>
      </w:r>
      <w:r w:rsidR="001910C6">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 xml:space="preserve">was </w:t>
      </w:r>
      <w:r w:rsidR="00E94461">
        <w:rPr>
          <w:rFonts w:cs="Times New Roman"/>
          <w:color w:val="000000" w:themeColor="text1"/>
        </w:rPr>
        <w:t xml:space="preserve">also </w:t>
      </w:r>
      <w:r w:rsidR="00E94461">
        <w:rPr>
          <w:rFonts w:cs="Times New Roman"/>
          <w:color w:val="000000" w:themeColor="text1"/>
        </w:rPr>
        <w:t xml:space="preserve">significantly greater in </w:t>
      </w:r>
      <w:r w:rsidR="00E94461">
        <w:rPr>
          <w:rFonts w:cs="Times New Roman"/>
          <w:color w:val="000000" w:themeColor="text1"/>
        </w:rPr>
        <w:t xml:space="preserve">moss </w:t>
      </w:r>
      <w:r w:rsidR="00E94461">
        <w:rPr>
          <w:rFonts w:cs="Times New Roman"/>
          <w:color w:val="000000" w:themeColor="text1"/>
        </w:rPr>
        <w:t>patches than in bare sand but this positive association 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w:t>
      </w:r>
      <w:r w:rsidR="0064386F">
        <w:rPr>
          <w:rFonts w:cs="Times New Roman"/>
          <w:color w:val="000000" w:themeColor="text1"/>
        </w:rPr>
        <w:t>,</w:t>
      </w:r>
      <w:r w:rsidRPr="00A6092D">
        <w:rPr>
          <w:rFonts w:cs="Times New Roman"/>
          <w:color w:val="000000" w:themeColor="text1"/>
        </w:rPr>
        <w:t xml:space="preserve">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w:t>
      </w:r>
      <w:r w:rsidR="00E94461">
        <w:rPr>
          <w:rFonts w:cs="Times New Roman"/>
          <w:color w:val="000000" w:themeColor="text1"/>
        </w:rPr>
        <w:t>3 and S4)</w:t>
      </w:r>
      <w:r w:rsidRPr="00A6092D">
        <w:rPr>
          <w:rFonts w:cs="Times New Roman"/>
          <w:color w:val="000000" w:themeColor="text1"/>
        </w:rPr>
        <w:t xml:space="preserve">. Likewise, in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only limited support for our hypothesis that mosses would have a </w:t>
      </w:r>
      <w:r w:rsidR="004C473B">
        <w:rPr>
          <w:rFonts w:cs="Times New Roman"/>
          <w:color w:val="000000" w:themeColor="text1"/>
        </w:rPr>
        <w:t>greater</w:t>
      </w:r>
      <w:r w:rsidR="004C473B" w:rsidRPr="00A6092D">
        <w:rPr>
          <w:rFonts w:cs="Times New Roman"/>
          <w:color w:val="000000" w:themeColor="text1"/>
        </w:rPr>
        <w:t xml:space="preserve"> </w:t>
      </w:r>
      <w:r w:rsidRPr="00A6092D">
        <w:rPr>
          <w:rFonts w:cs="Times New Roman"/>
          <w:color w:val="000000" w:themeColor="text1"/>
        </w:rPr>
        <w:t xml:space="preserve">positive influence on plant performance in the more </w:t>
      </w:r>
      <w:r w:rsidRPr="00A6092D">
        <w:rPr>
          <w:rFonts w:cs="Times New Roman"/>
          <w:color w:val="000000" w:themeColor="text1"/>
        </w:rPr>
        <w:lastRenderedPageBreak/>
        <w:t>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germination and 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germination and 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3a).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 xml:space="preserve">3e). In the low stress environment, </w:t>
      </w:r>
      <w:r w:rsidR="001F39B8">
        <w:rPr>
          <w:rFonts w:cs="Times New Roman"/>
          <w:color w:val="000000" w:themeColor="text1"/>
        </w:rPr>
        <w:t xml:space="preserve">moss tended to reduce </w:t>
      </w:r>
      <w:r w:rsidRPr="00A6092D">
        <w:rPr>
          <w:rFonts w:cs="Times New Roman"/>
          <w:i/>
          <w:color w:val="000000" w:themeColor="text1"/>
        </w:rPr>
        <w:t>Bromus</w:t>
      </w:r>
      <w:r w:rsidRPr="00A6092D">
        <w:rPr>
          <w:rFonts w:cs="Times New Roman"/>
          <w:color w:val="000000" w:themeColor="text1"/>
        </w:rPr>
        <w:t xml:space="preserve"> inflorescence production whereas this effect 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r w:rsidRPr="00A6092D">
        <w:rPr>
          <w:rFonts w:cs="Times New Roman"/>
          <w:i/>
          <w:color w:val="000000" w:themeColor="text1"/>
        </w:rPr>
        <w:t>Vulpia</w:t>
      </w:r>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However,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transitioning into adult plants (</w:t>
      </w:r>
      <w:r w:rsidR="00A23B6A">
        <w:rPr>
          <w:rFonts w:cs="Times New Roman"/>
          <w:color w:val="000000" w:themeColor="text1"/>
        </w:rPr>
        <w:t xml:space="preserve">Fig. </w:t>
      </w:r>
      <w:r w:rsidRPr="00A6092D">
        <w:rPr>
          <w:rFonts w:cs="Times New Roman"/>
          <w:color w:val="000000" w:themeColor="text1"/>
        </w:rPr>
        <w:t xml:space="preserve">3 b). </w:t>
      </w:r>
    </w:p>
    <w:p w14:paraId="0EB6E1DB" w14:textId="3D49C552" w:rsidR="006F26CF" w:rsidRPr="00A6092D" w:rsidRDefault="00AF68FE" w:rsidP="00A23B6A">
      <w:pPr>
        <w:spacing w:after="0"/>
        <w:rPr>
          <w:color w:val="000000" w:themeColor="text1"/>
        </w:rPr>
      </w:pPr>
      <w:r w:rsidRPr="00A6092D">
        <w:rPr>
          <w:rFonts w:cs="Times New Roman"/>
          <w:bCs/>
          <w:color w:val="000000" w:themeColor="text1"/>
        </w:rPr>
        <w:t xml:space="preserve">We had expected that the exotic annual grasses in this system would have their performance limited at the more stressful end of the gradient. 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performed better at the high stress end of the gradient (</w:t>
      </w:r>
      <w:r w:rsidR="00A23B6A">
        <w:rPr>
          <w:rFonts w:cs="Times New Roman"/>
          <w:bCs/>
          <w:color w:val="000000" w:themeColor="text1"/>
        </w:rPr>
        <w:t xml:space="preserve">Fig. </w:t>
      </w:r>
      <w:r w:rsidRPr="00A6092D">
        <w:rPr>
          <w:rFonts w:cs="Times New Roman"/>
          <w:bCs/>
          <w:color w:val="000000" w:themeColor="text1"/>
        </w:rPr>
        <w:t>3). 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r w:rsidRPr="00A6092D">
        <w:rPr>
          <w:rFonts w:cs="Times New Roman"/>
          <w:bCs/>
          <w:color w:val="000000" w:themeColor="text1"/>
        </w:rPr>
        <w:t xml:space="preserve"> despite the clear changes in physical properties across this gradient, including higher wind speeds, </w:t>
      </w:r>
      <w:r w:rsidR="00862AE3" w:rsidRPr="00A6092D">
        <w:rPr>
          <w:rFonts w:cs="Times New Roman"/>
          <w:bCs/>
          <w:color w:val="000000" w:themeColor="text1"/>
        </w:rPr>
        <w:t>and coarser and drier soils (</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w:t>
      </w:r>
      <w:r w:rsidR="00A23B6A">
        <w:rPr>
          <w:rFonts w:cs="Times New Roman"/>
          <w:bCs/>
          <w:color w:val="000000" w:themeColor="text1"/>
        </w:rPr>
        <w:t>as well as a</w:t>
      </w:r>
      <w:r w:rsidRPr="00A6092D">
        <w:rPr>
          <w:rFonts w:cs="Times New Roman"/>
          <w:bCs/>
          <w:color w:val="000000" w:themeColor="text1"/>
        </w:rPr>
        <w:t xml:space="preserve"> strong decrease in shrub cover (</w:t>
      </w:r>
      <w:r w:rsidR="00A23B6A">
        <w:rPr>
          <w:rFonts w:cs="Times New Roman"/>
          <w:bCs/>
          <w:color w:val="000000" w:themeColor="text1"/>
        </w:rPr>
        <w:t xml:space="preserve">Fig. </w:t>
      </w:r>
      <w:r w:rsidRPr="00A6092D">
        <w:rPr>
          <w:rFonts w:cs="Times New Roman"/>
          <w:bCs/>
          <w:color w:val="000000" w:themeColor="text1"/>
        </w:rPr>
        <w:t>1</w:t>
      </w:r>
      <w:r w:rsidR="00A23B6A">
        <w:rPr>
          <w:rFonts w:cs="Times New Roman"/>
          <w:bCs/>
          <w:color w:val="000000" w:themeColor="text1"/>
        </w:rPr>
        <w:t>)</w:t>
      </w:r>
      <w:r w:rsidRPr="00A6092D">
        <w:rPr>
          <w:rFonts w:cs="Times New Roman"/>
          <w:bCs/>
          <w:color w:val="000000" w:themeColor="text1"/>
        </w:rPr>
        <w:t>.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 xml:space="preserve">2), but this increase in density actually reflects a decrease in plant size and height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could be limited from particularly stressful environments within landscapes because they lack specialized adaptations needed to tolerate</w:t>
      </w:r>
      <w:r w:rsidR="00862AE3" w:rsidRPr="00A6092D">
        <w:rPr>
          <w:rFonts w:cs="Times New Roman"/>
          <w:bCs/>
          <w:color w:val="000000" w:themeColor="text1"/>
        </w:rPr>
        <w:t xml:space="preserve"> the </w:t>
      </w:r>
      <w:r w:rsidR="00862AE3" w:rsidRPr="00A6092D">
        <w:rPr>
          <w:rFonts w:cs="Times New Roman"/>
          <w:bCs/>
          <w:color w:val="000000" w:themeColor="text1"/>
        </w:rPr>
        <w:lastRenderedPageBreak/>
        <w:t xml:space="preserve">local stresses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{"citationID":"QFpebCdf","properties":{"formattedCitation":"(Harrison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Our study adds an extra component to this hypothesis, by showing that performance at high stress is not merely a balance of environmental effects and 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1903475B" w14:textId="10354F4D" w:rsidR="006F26CF" w:rsidRPr="00A6092D" w:rsidRDefault="00AF68FE" w:rsidP="00A23B6A">
      <w:pPr>
        <w:spacing w:after="0"/>
        <w:rPr>
          <w:color w:val="000000" w:themeColor="text1"/>
        </w:rPr>
      </w:pPr>
      <w:r w:rsidRPr="00A6092D">
        <w:rPr>
          <w:rFonts w:cs="Times New Roman"/>
          <w:color w:val="000000" w:themeColor="text1"/>
        </w:rPr>
        <w:t xml:space="preserve">We also expected that </w:t>
      </w:r>
      <w:r w:rsidR="004E564C">
        <w:rPr>
          <w:rFonts w:cs="Times New Roman"/>
          <w:color w:val="000000" w:themeColor="text1"/>
        </w:rPr>
        <w:t>the performance of the annual grasses in patches w</w:t>
      </w:r>
      <w:r w:rsidR="0028293A">
        <w:rPr>
          <w:rFonts w:cs="Times New Roman"/>
          <w:color w:val="000000" w:themeColor="text1"/>
        </w:rPr>
        <w:t>h</w:t>
      </w:r>
      <w:r w:rsidR="004E564C">
        <w:rPr>
          <w:rFonts w:cs="Times New Roman"/>
          <w:color w:val="000000" w:themeColor="text1"/>
        </w:rPr>
        <w:t xml:space="preserve">ere moss was removed would be similar to the performance in naturally bare sand patches. </w:t>
      </w:r>
      <w:r w:rsidRPr="00A6092D">
        <w:rPr>
          <w:rFonts w:cs="Times New Roman"/>
          <w:color w:val="000000" w:themeColor="text1"/>
        </w:rPr>
        <w:t xml:space="preserve">However, </w:t>
      </w:r>
      <w:r w:rsidR="004E564C">
        <w:rPr>
          <w:rFonts w:cs="Times New Roman"/>
          <w:color w:val="000000" w:themeColor="text1"/>
        </w:rPr>
        <w:t xml:space="preserve">in the low stress environment </w:t>
      </w:r>
      <w:r w:rsidR="004E564C" w:rsidRPr="00A6092D">
        <w:rPr>
          <w:rFonts w:cs="Times New Roman"/>
          <w:i/>
          <w:color w:val="000000" w:themeColor="text1"/>
        </w:rPr>
        <w:t>Bromus</w:t>
      </w:r>
      <w:r w:rsidR="004E564C" w:rsidRPr="00A6092D">
        <w:rPr>
          <w:rFonts w:cs="Times New Roman"/>
          <w:color w:val="000000" w:themeColor="text1"/>
        </w:rPr>
        <w:t xml:space="preserve"> survival and inflorescence production </w:t>
      </w:r>
      <w:r w:rsidR="004E564C">
        <w:rPr>
          <w:rFonts w:cs="Times New Roman"/>
          <w:color w:val="000000" w:themeColor="text1"/>
        </w:rPr>
        <w:t>was significantly greater in</w:t>
      </w:r>
      <w:r w:rsidRPr="00A6092D">
        <w:rPr>
          <w:rFonts w:cs="Times New Roman"/>
          <w:color w:val="000000" w:themeColor="text1"/>
        </w:rPr>
        <w:t xml:space="preserve"> </w:t>
      </w:r>
      <w:r w:rsidR="004E564C">
        <w:rPr>
          <w:rFonts w:cs="Times New Roman"/>
          <w:color w:val="000000" w:themeColor="text1"/>
        </w:rPr>
        <w:t xml:space="preserve">bare sand patches </w:t>
      </w:r>
      <w:r w:rsidR="004E564C">
        <w:rPr>
          <w:rFonts w:cs="Times New Roman"/>
          <w:color w:val="000000" w:themeColor="text1"/>
        </w:rPr>
        <w:t>than in patches where moss was removed</w:t>
      </w:r>
      <w:r w:rsidR="004E564C">
        <w:rPr>
          <w:rFonts w:cs="Times New Roman"/>
          <w:color w:val="000000" w:themeColor="text1"/>
        </w:rPr>
        <w:t>, while the difference between moss covered patches and moss removed patches was not significant</w:t>
      </w:r>
      <w:r w:rsidRPr="00A6092D">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3a,</w:t>
      </w:r>
      <w:r w:rsidR="000B2C1C">
        <w:rPr>
          <w:rFonts w:cs="Times New Roman"/>
          <w:color w:val="000000" w:themeColor="text1"/>
        </w:rPr>
        <w:t xml:space="preserve"> 3</w:t>
      </w:r>
      <w:r w:rsidRPr="00A6092D">
        <w:rPr>
          <w:rFonts w:cs="Times New Roman"/>
          <w:color w:val="000000" w:themeColor="text1"/>
        </w:rPr>
        <w:t>e). Th</w:t>
      </w:r>
      <w:r w:rsidR="0028293A">
        <w:rPr>
          <w:rFonts w:cs="Times New Roman"/>
          <w:color w:val="000000" w:themeColor="text1"/>
        </w:rPr>
        <w:t>e</w:t>
      </w:r>
      <w:r w:rsidRPr="00A6092D">
        <w:rPr>
          <w:rFonts w:cs="Times New Roman"/>
          <w:color w:val="000000" w:themeColor="text1"/>
        </w:rPr>
        <w:t xml:space="preserve"> difference</w:t>
      </w:r>
      <w:r w:rsidR="004E564C">
        <w:rPr>
          <w:rFonts w:cs="Times New Roman"/>
          <w:color w:val="000000" w:themeColor="text1"/>
        </w:rPr>
        <w:t xml:space="preserve"> </w:t>
      </w:r>
      <w:r w:rsidR="004E564C">
        <w:rPr>
          <w:rFonts w:cs="Times New Roman"/>
          <w:color w:val="000000" w:themeColor="text1"/>
        </w:rPr>
        <w:t>between</w:t>
      </w:r>
      <w:r w:rsidR="004E564C">
        <w:rPr>
          <w:rFonts w:cs="Times New Roman"/>
          <w:color w:val="000000" w:themeColor="text1"/>
        </w:rPr>
        <w:t xml:space="preserve"> </w:t>
      </w:r>
      <w:r w:rsidR="004E564C" w:rsidRPr="00DD6028">
        <w:rPr>
          <w:rFonts w:cs="Times New Roman"/>
          <w:i/>
          <w:color w:val="000000" w:themeColor="text1"/>
        </w:rPr>
        <w:t>Bromus</w:t>
      </w:r>
      <w:r w:rsidR="004E564C">
        <w:rPr>
          <w:rFonts w:cs="Times New Roman"/>
          <w:color w:val="000000" w:themeColor="text1"/>
        </w:rPr>
        <w:t xml:space="preserve"> performance in moss </w:t>
      </w:r>
      <w:r w:rsidR="004E564C">
        <w:rPr>
          <w:rFonts w:cs="Times New Roman"/>
          <w:color w:val="000000" w:themeColor="text1"/>
        </w:rPr>
        <w:t>covered and moss removed patches at low stress is notable because</w:t>
      </w:r>
      <w:r w:rsidR="004E564C">
        <w:rPr>
          <w:rFonts w:cs="Times New Roman"/>
          <w:color w:val="000000" w:themeColor="text1"/>
        </w:rPr>
        <w:t xml:space="preserve"> it is among the strongest effects in the experiment. </w:t>
      </w:r>
      <w:r w:rsidRPr="00A6092D">
        <w:rPr>
          <w:rFonts w:cs="Times New Roman"/>
          <w:color w:val="000000" w:themeColor="text1"/>
        </w:rPr>
        <w:t>This</w:t>
      </w:r>
      <w:r w:rsidR="004E564C">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could be due to some residual influence of moss in these patches. In particular, recent studies have shown that Bryophytes may inhibit germination and root growth of some vascular plants through allelopathy</w:t>
      </w:r>
      <w:bookmarkStart w:id="494" w:name="__UnoMark__964_1065309592"/>
      <w:bookmarkEnd w:id="494"/>
      <w:r w:rsidR="000C6B58" w:rsidRPr="00A6092D">
        <w:rPr>
          <w:rFonts w:cs="Times New Roman"/>
          <w:color w:val="000000" w:themeColor="text1"/>
        </w:rPr>
        <w:t xml:space="preserve"> </w:t>
      </w:r>
      <w:r w:rsidR="00A702A0" w:rsidRPr="00A6092D">
        <w:rPr>
          <w:rFonts w:cs="Times New Roman"/>
          <w:color w:val="000000" w:themeColor="text1"/>
        </w:rPr>
        <w:fldChar w:fldCharType="begin"/>
      </w:r>
      <w:r w:rsidR="000C6B58"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00A702A0" w:rsidRPr="00A6092D">
        <w:rPr>
          <w:rFonts w:cs="Times New Roman"/>
          <w:color w:val="000000" w:themeColor="text1"/>
        </w:rPr>
        <w:fldChar w:fldCharType="separate"/>
      </w:r>
      <w:r w:rsidR="000C6B58" w:rsidRPr="00A6092D">
        <w:rPr>
          <w:rFonts w:cs="Times New Roman"/>
          <w:noProof/>
          <w:color w:val="000000" w:themeColor="text1"/>
        </w:rPr>
        <w:t>(Michel et al. 2011)</w:t>
      </w:r>
      <w:r w:rsidR="00A702A0" w:rsidRPr="00A6092D">
        <w:rPr>
          <w:rFonts w:cs="Times New Roman"/>
          <w:color w:val="000000" w:themeColor="text1"/>
        </w:rPr>
        <w:fldChar w:fldCharType="end"/>
      </w:r>
      <w:r w:rsidRPr="00A6092D">
        <w:rPr>
          <w:rFonts w:cs="Times New Roman"/>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51D8B2EE" w14:textId="3F3A64CB" w:rsidR="0008266A" w:rsidRPr="0008266A" w:rsidDel="005A5F58" w:rsidRDefault="000C6B58" w:rsidP="0008266A">
      <w:pPr>
        <w:spacing w:after="0"/>
        <w:rPr>
          <w:del w:id="495" w:author="Andy Kleinhesselink" w:date="2018-12-31T16:28:00Z"/>
          <w:rFonts w:cs="Times New Roman"/>
          <w:color w:val="000000" w:themeColor="text1"/>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native bryophytes and lichens of biological soil crusts.  Moreover, we found the effects of these plants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r w:rsidRPr="00A6092D">
        <w:rPr>
          <w:rFonts w:cs="Times New Roman"/>
          <w:color w:val="000000" w:themeColor="text1"/>
        </w:rPr>
        <w:t xml:space="preserve">Bryophytes and biological soil crusts may play an </w:t>
      </w:r>
      <w:r w:rsidRPr="00A6092D">
        <w:rPr>
          <w:rFonts w:cs="Times New Roman"/>
          <w:color w:val="000000" w:themeColor="text1"/>
        </w:rPr>
        <w:lastRenderedPageBreak/>
        <w:t xml:space="preserve">important role in vascular plant </w:t>
      </w:r>
      <w:r w:rsidR="0008266A" w:rsidRPr="00A6092D">
        <w:rPr>
          <w:rFonts w:cs="Times New Roman"/>
          <w:color w:val="000000" w:themeColor="text1"/>
        </w:rPr>
        <w:t>inva</w:t>
      </w:r>
      <w:r w:rsidR="0008266A">
        <w:rPr>
          <w:rFonts w:cs="Times New Roman"/>
          <w:color w:val="000000" w:themeColor="text1"/>
        </w:rPr>
        <w:t>sion in</w:t>
      </w:r>
      <w:r w:rsidR="0008266A" w:rsidRPr="00A6092D">
        <w:rPr>
          <w:rFonts w:cs="Times New Roman"/>
          <w:color w:val="000000" w:themeColor="text1"/>
        </w:rPr>
        <w:t xml:space="preserve"> </w:t>
      </w:r>
      <w:r w:rsidRPr="00A6092D">
        <w:rPr>
          <w:rFonts w:cs="Times New Roman"/>
          <w:color w:val="000000" w:themeColor="text1"/>
        </w:rPr>
        <w:t>stressful environments and the</w:t>
      </w:r>
      <w:r w:rsidR="00C72B1E" w:rsidRPr="00A6092D">
        <w:rPr>
          <w:rFonts w:cs="Times New Roman"/>
          <w:color w:val="000000" w:themeColor="text1"/>
        </w:rPr>
        <w:t>ir</w:t>
      </w:r>
      <w:r w:rsidRPr="00A6092D">
        <w:rPr>
          <w:rFonts w:cs="Times New Roman"/>
          <w:color w:val="000000" w:themeColor="text1"/>
        </w:rPr>
        <w:t xml:space="preserve"> effects</w:t>
      </w:r>
      <w:r w:rsidR="00C72B1E" w:rsidRPr="00A6092D">
        <w:rPr>
          <w:rFonts w:cs="Times New Roman"/>
          <w:color w:val="000000" w:themeColor="text1"/>
        </w:rPr>
        <w:t xml:space="preserve"> 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440CC67B" w14:textId="77777777" w:rsidR="00D35F5C" w:rsidRDefault="00D35F5C" w:rsidP="005A5F58">
      <w:pPr>
        <w:spacing w:after="0"/>
        <w:rPr>
          <w:rFonts w:eastAsia="Noto Sans CJK SC Regular" w:cs="FreeSans"/>
          <w:b/>
          <w:color w:val="000000" w:themeColor="text1"/>
          <w:szCs w:val="28"/>
        </w:rPr>
        <w:pPrChange w:id="496" w:author="Andy Kleinhesselink" w:date="2018-12-31T16:28:00Z">
          <w:pPr>
            <w:spacing w:after="0" w:line="240" w:lineRule="auto"/>
            <w:ind w:firstLine="0"/>
          </w:pPr>
        </w:pPrChange>
      </w:pPr>
      <w:del w:id="497" w:author="Andy Kleinhesselink" w:date="2018-12-31T16:28:00Z">
        <w:r w:rsidDel="005A5F58">
          <w:rPr>
            <w:color w:val="000000" w:themeColor="text1"/>
          </w:rPr>
          <w:br w:type="page"/>
        </w:r>
      </w:del>
    </w:p>
    <w:p w14:paraId="4FCA923E" w14:textId="09B01B1C" w:rsidR="006F26CF" w:rsidRPr="0008266A" w:rsidRDefault="00AF68FE" w:rsidP="0008266A">
      <w:pPr>
        <w:pStyle w:val="Heading"/>
        <w:spacing w:before="0" w:after="0"/>
        <w:ind w:firstLine="0"/>
        <w:rPr>
          <w:color w:val="000000" w:themeColor="text1"/>
        </w:rPr>
      </w:pPr>
      <w:r w:rsidRPr="0008266A">
        <w:rPr>
          <w:color w:val="000000" w:themeColor="text1"/>
        </w:rPr>
        <w:t>Acknowledgements</w:t>
      </w:r>
    </w:p>
    <w:p w14:paraId="1E196FE5" w14:textId="5FFAB30D" w:rsidR="00D35F5C" w:rsidDel="005A5F58" w:rsidRDefault="00AF68FE" w:rsidP="00A23B6A">
      <w:pPr>
        <w:spacing w:after="0"/>
        <w:contextualSpacing/>
        <w:rPr>
          <w:del w:id="498" w:author="Andy Kleinhesselink" w:date="2018-12-31T16:28:00Z"/>
          <w:rFonts w:cs="Times New Roman"/>
          <w:color w:val="000000" w:themeColor="text1"/>
        </w:rPr>
      </w:pPr>
      <w:r w:rsidRPr="00A6092D">
        <w:rPr>
          <w:rFonts w:cs="Times New Roman"/>
          <w:color w:val="000000" w:themeColor="text1"/>
        </w:rPr>
        <w:t xml:space="preserve">We are grateful for Susan Magnoli’s help in the field. Jackie </w:t>
      </w:r>
      <w:proofErr w:type="spellStart"/>
      <w:r w:rsidRPr="00A6092D">
        <w:rPr>
          <w:rFonts w:cs="Times New Roman"/>
          <w:color w:val="000000" w:themeColor="text1"/>
        </w:rPr>
        <w:t>Sones</w:t>
      </w:r>
      <w:proofErr w:type="spellEnd"/>
      <w:r w:rsidRPr="00A6092D">
        <w:rPr>
          <w:rFonts w:cs="Times New Roman"/>
          <w:color w:val="000000" w:themeColor="text1"/>
        </w:rPr>
        <w:t xml:space="preserve">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62D4DFC8" w14:textId="77777777" w:rsidR="00D35F5C" w:rsidDel="005A5F58" w:rsidRDefault="00D35F5C" w:rsidP="00DD6028">
      <w:pPr>
        <w:spacing w:after="0"/>
        <w:ind w:firstLine="0"/>
        <w:contextualSpacing/>
        <w:rPr>
          <w:del w:id="499" w:author="Andy Kleinhesselink" w:date="2018-12-31T16:28:00Z"/>
          <w:color w:val="000000" w:themeColor="text1"/>
        </w:rPr>
      </w:pPr>
    </w:p>
    <w:p w14:paraId="295941B2" w14:textId="6AD4051B" w:rsidR="006F26CF" w:rsidRPr="00A6092D" w:rsidRDefault="00AF68FE" w:rsidP="005A5F58">
      <w:pPr>
        <w:spacing w:after="0"/>
        <w:contextualSpacing/>
        <w:rPr>
          <w:rFonts w:cs="Times New Roman"/>
          <w:color w:val="000000" w:themeColor="text1"/>
        </w:rPr>
      </w:pPr>
      <w:del w:id="500" w:author="Andy Kleinhesselink" w:date="2018-12-31T16:28:00Z">
        <w:r w:rsidRPr="00A6092D" w:rsidDel="005A5F58">
          <w:rPr>
            <w:color w:val="000000" w:themeColor="text1"/>
          </w:rPr>
          <w:br w:type="page"/>
        </w:r>
      </w:del>
    </w:p>
    <w:p w14:paraId="1C018EAF" w14:textId="77777777" w:rsidR="005A5F58" w:rsidRDefault="005A5F58">
      <w:pPr>
        <w:spacing w:after="0" w:line="240" w:lineRule="auto"/>
        <w:ind w:firstLine="0"/>
        <w:rPr>
          <w:ins w:id="501" w:author="Andy Kleinhesselink" w:date="2018-12-31T16:28:00Z"/>
          <w:rFonts w:eastAsia="Noto Sans CJK SC Regular" w:cs="FreeSans"/>
          <w:b/>
          <w:color w:val="000000" w:themeColor="text1"/>
          <w:szCs w:val="28"/>
        </w:rPr>
      </w:pPr>
      <w:ins w:id="502" w:author="Andy Kleinhesselink" w:date="2018-12-31T16:28:00Z">
        <w:r>
          <w:rPr>
            <w:color w:val="000000" w:themeColor="text1"/>
          </w:rPr>
          <w:br w:type="page"/>
        </w:r>
      </w:ins>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439AA575" w14:textId="77777777" w:rsidR="00F03F94" w:rsidRPr="00F03F94" w:rsidRDefault="000F55B1">
      <w:pPr>
        <w:pStyle w:val="Bibliography"/>
        <w:pPrChange w:id="503" w:author="Andy Kleinhesselink" w:date="2018-12-18T17:06:00Z">
          <w:pPr>
            <w:widowControl w:val="0"/>
            <w:autoSpaceDE w:val="0"/>
            <w:autoSpaceDN w:val="0"/>
            <w:adjustRightInd w:val="0"/>
          </w:pPr>
        </w:pPrChange>
      </w:pPr>
      <w:r w:rsidRPr="00A6092D">
        <w:rPr>
          <w:color w:val="000000" w:themeColor="text1"/>
        </w:rPr>
        <w:fldChar w:fldCharType="begin"/>
      </w:r>
      <w:r w:rsidRPr="00A6092D">
        <w:rPr>
          <w:color w:val="000000" w:themeColor="text1"/>
        </w:rPr>
        <w:instrText xml:space="preserve"> ADDIN ZOTERO_BIBL {"uncited":[],"omitted":[],"custom":[]} CSL_BIBLIOGRAPHY </w:instrText>
      </w:r>
      <w:r w:rsidRPr="00A6092D">
        <w:rPr>
          <w:color w:val="000000" w:themeColor="text1"/>
        </w:rPr>
        <w:fldChar w:fldCharType="separate"/>
      </w:r>
      <w:r w:rsidR="00F03F94" w:rsidRPr="00F03F94">
        <w:t>Badano, E. I., E. Villarroel, R. O. Bustamante, P. A. Marquet, and L. A. Cavieres. 2007. Ecosystem engineering facilitates invasions by exotic plants in high-Andean ecosystems. Journal of Ecology 95:682–688.</w:t>
      </w:r>
    </w:p>
    <w:p w14:paraId="1ECA48DB" w14:textId="77777777" w:rsidR="00F03F94" w:rsidRPr="00F03F94" w:rsidRDefault="00F03F94">
      <w:pPr>
        <w:pStyle w:val="Bibliography"/>
        <w:pPrChange w:id="504" w:author="Andy Kleinhesselink" w:date="2018-12-18T17:06:00Z">
          <w:pPr>
            <w:widowControl w:val="0"/>
            <w:autoSpaceDE w:val="0"/>
            <w:autoSpaceDN w:val="0"/>
            <w:adjustRightInd w:val="0"/>
          </w:pPr>
        </w:pPrChange>
      </w:pPr>
      <w:r w:rsidRPr="00F03F94">
        <w:t>Barbour, M. G., C. RB, D. FR, and G. MT. 1973. Coastal ecology: Bodega Head. University of California Press, Berkeley.</w:t>
      </w:r>
    </w:p>
    <w:p w14:paraId="5159BABF" w14:textId="77777777" w:rsidR="00F03F94" w:rsidRPr="00F03F94" w:rsidRDefault="00F03F94">
      <w:pPr>
        <w:pStyle w:val="Bibliography"/>
        <w:pPrChange w:id="505" w:author="Andy Kleinhesselink" w:date="2018-12-18T17:06:00Z">
          <w:pPr>
            <w:widowControl w:val="0"/>
            <w:autoSpaceDE w:val="0"/>
            <w:autoSpaceDN w:val="0"/>
            <w:adjustRightInd w:val="0"/>
          </w:pPr>
        </w:pPrChange>
      </w:pPr>
      <w:r w:rsidRPr="00F03F94">
        <w:t>Bates, D., M. Mächler, B. Bolker, and S. Walker. 2015. Fitting Linear Mixed-Effects Models Using lme4. Journal of Statistical Software 67:1–48.</w:t>
      </w:r>
    </w:p>
    <w:p w14:paraId="7A5E0C46" w14:textId="77777777" w:rsidR="00F03F94" w:rsidRPr="00F03F94" w:rsidRDefault="00F03F94">
      <w:pPr>
        <w:pStyle w:val="Bibliography"/>
        <w:pPrChange w:id="506" w:author="Andy Kleinhesselink" w:date="2018-12-18T17:06:00Z">
          <w:pPr>
            <w:widowControl w:val="0"/>
            <w:autoSpaceDE w:val="0"/>
            <w:autoSpaceDN w:val="0"/>
            <w:adjustRightInd w:val="0"/>
          </w:pPr>
        </w:pPrChange>
      </w:pPr>
      <w:r w:rsidRPr="00F03F94">
        <w:t xml:space="preserve">Belnap, J., B. Büdel, and O. L. Lange. 2001. Biological Soil Crusts: Characteristics and Distribution. Pages 3–30 </w:t>
      </w:r>
      <w:r w:rsidRPr="00F03F94">
        <w:rPr>
          <w:i/>
          <w:iCs/>
        </w:rPr>
        <w:t>in</w:t>
      </w:r>
      <w:r w:rsidRPr="00F03F94">
        <w:t xml:space="preserve"> P. D. J. Belnap and P. D. D. h c O. L. Lange, editors. Biological Soil Crusts: Structure, Function, and Management. Springer Berlin Heidelberg.</w:t>
      </w:r>
    </w:p>
    <w:p w14:paraId="0509BFEF" w14:textId="77777777" w:rsidR="00F03F94" w:rsidRPr="00F03F94" w:rsidRDefault="00F03F94">
      <w:pPr>
        <w:pStyle w:val="Bibliography"/>
        <w:pPrChange w:id="507" w:author="Andy Kleinhesselink" w:date="2018-12-18T17:06:00Z">
          <w:pPr>
            <w:widowControl w:val="0"/>
            <w:autoSpaceDE w:val="0"/>
            <w:autoSpaceDN w:val="0"/>
            <w:adjustRightInd w:val="0"/>
          </w:pPr>
        </w:pPrChange>
      </w:pPr>
      <w:r w:rsidRPr="00F03F94">
        <w:t>Bertness, M. D., and R. Callaway. 1994. Positive interactions in communities. Trends in Ecology &amp; Evolution 9:191–193.</w:t>
      </w:r>
    </w:p>
    <w:p w14:paraId="6214F9E1" w14:textId="77777777" w:rsidR="00F03F94" w:rsidRPr="00F03F94" w:rsidRDefault="00F03F94">
      <w:pPr>
        <w:pStyle w:val="Bibliography"/>
        <w:pPrChange w:id="508" w:author="Andy Kleinhesselink" w:date="2018-12-18T17:06:00Z">
          <w:pPr>
            <w:widowControl w:val="0"/>
            <w:autoSpaceDE w:val="0"/>
            <w:autoSpaceDN w:val="0"/>
            <w:adjustRightInd w:val="0"/>
          </w:pPr>
        </w:pPrChange>
      </w:pPr>
      <w:r w:rsidRPr="00F03F94">
        <w:t>Bowker, M. A. 2007. Biological soil crust rehabilitation in theory and practice: An underexploited opportunity. Restoration Ecology 15:13–23.</w:t>
      </w:r>
    </w:p>
    <w:p w14:paraId="59C32692" w14:textId="77777777" w:rsidR="00F03F94" w:rsidRPr="00F03F94" w:rsidRDefault="00F03F94">
      <w:pPr>
        <w:pStyle w:val="Bibliography"/>
        <w:pPrChange w:id="509" w:author="Andy Kleinhesselink" w:date="2018-12-18T17:06:00Z">
          <w:pPr>
            <w:widowControl w:val="0"/>
            <w:autoSpaceDE w:val="0"/>
            <w:autoSpaceDN w:val="0"/>
            <w:adjustRightInd w:val="0"/>
          </w:pPr>
        </w:pPrChange>
      </w:pPr>
      <w:r w:rsidRPr="00F03F94">
        <w:t>Bruno, J. F., J. J. Stachowicz, and M. D. Bertness. 2003. Inclusion of facilitation into ecological theory. Trends in Ecology &amp; Evolution 18:119–125.</w:t>
      </w:r>
    </w:p>
    <w:p w14:paraId="2EAB9637" w14:textId="77777777" w:rsidR="00F03F94" w:rsidRPr="00F03F94" w:rsidRDefault="00F03F94">
      <w:pPr>
        <w:pStyle w:val="Bibliography"/>
        <w:pPrChange w:id="510" w:author="Andy Kleinhesselink" w:date="2018-12-18T17:06:00Z">
          <w:pPr>
            <w:widowControl w:val="0"/>
            <w:autoSpaceDE w:val="0"/>
            <w:autoSpaceDN w:val="0"/>
            <w:adjustRightInd w:val="0"/>
          </w:pPr>
        </w:pPrChange>
      </w:pPr>
      <w:r w:rsidRPr="00F03F94">
        <w:t>Chiquoine, L. P., S. R. Abella, and M. A. Bowker. 2016. Rapidly restoring biological soil crusts and ecosystem functions in a severely disturbed desert ecosystem. Ecological Applications 26:1260–1272.</w:t>
      </w:r>
    </w:p>
    <w:p w14:paraId="07AE9A65" w14:textId="77777777" w:rsidR="00F03F94" w:rsidRPr="00F03F94" w:rsidRDefault="00F03F94">
      <w:pPr>
        <w:pStyle w:val="Bibliography"/>
        <w:pPrChange w:id="511" w:author="Andy Kleinhesselink" w:date="2018-12-18T17:06:00Z">
          <w:pPr>
            <w:widowControl w:val="0"/>
            <w:autoSpaceDE w:val="0"/>
            <w:autoSpaceDN w:val="0"/>
            <w:adjustRightInd w:val="0"/>
          </w:pPr>
        </w:pPrChange>
      </w:pPr>
      <w:r w:rsidRPr="00F03F94">
        <w:lastRenderedPageBreak/>
        <w:t>Cushman, J. H., C. J. Lortie, and C. E. Christian. 2011. Native herbivores and plant facilitation mediate the performance and distribution of an invasive exotic grass. Journal of Ecology 99:524–531.</w:t>
      </w:r>
    </w:p>
    <w:p w14:paraId="5065C312" w14:textId="77777777" w:rsidR="00F03F94" w:rsidRPr="00F03F94" w:rsidRDefault="00F03F94">
      <w:pPr>
        <w:pStyle w:val="Bibliography"/>
        <w:pPrChange w:id="512" w:author="Andy Kleinhesselink" w:date="2018-12-18T17:06:00Z">
          <w:pPr>
            <w:widowControl w:val="0"/>
            <w:autoSpaceDE w:val="0"/>
            <w:autoSpaceDN w:val="0"/>
            <w:adjustRightInd w:val="0"/>
          </w:pPr>
        </w:pPrChange>
      </w:pPr>
      <w:r w:rsidRPr="00F03F94">
        <w:t>Cushman, J. H., J. C. Waller, and D. R. Hoak. 2010. Shrubs as ecosystem engineers in a coastal dune: influences on plant populations, communities and ecosystems. Journal of Vegetation Science 21:821–831.</w:t>
      </w:r>
    </w:p>
    <w:p w14:paraId="6AF97416" w14:textId="77777777" w:rsidR="00F03F94" w:rsidRPr="00F03F94" w:rsidRDefault="00F03F94">
      <w:pPr>
        <w:pStyle w:val="Bibliography"/>
        <w:pPrChange w:id="513" w:author="Andy Kleinhesselink" w:date="2018-12-18T17:06:00Z">
          <w:pPr>
            <w:widowControl w:val="0"/>
            <w:autoSpaceDE w:val="0"/>
            <w:autoSpaceDN w:val="0"/>
            <w:adjustRightInd w:val="0"/>
          </w:pPr>
        </w:pPrChange>
      </w:pPr>
      <w:r w:rsidRPr="00F03F94">
        <w:t>Deines, L., R. Rosentreter, D. J. Eldridge, and M. D. Serpe. 2007. Germination and seedling establishment of two annual grasses on lichen-dominated biological soil crusts. Plant and Soil 295:23–35.</w:t>
      </w:r>
    </w:p>
    <w:p w14:paraId="7EE75511" w14:textId="77777777" w:rsidR="00F03F94" w:rsidRPr="00F03F94" w:rsidRDefault="00F03F94">
      <w:pPr>
        <w:pStyle w:val="Bibliography"/>
        <w:pPrChange w:id="514" w:author="Andy Kleinhesselink" w:date="2018-12-18T17:06:00Z">
          <w:pPr>
            <w:widowControl w:val="0"/>
            <w:autoSpaceDE w:val="0"/>
            <w:autoSpaceDN w:val="0"/>
            <w:adjustRightInd w:val="0"/>
          </w:pPr>
        </w:pPrChange>
      </w:pPr>
      <w:r w:rsidRPr="00F03F94">
        <w:t>Griffith, A. B. 2010. Positive effects of native shrubs on Bromus tectorum demography. Ecology 91:141–154.</w:t>
      </w:r>
    </w:p>
    <w:p w14:paraId="0BB76EBB" w14:textId="77777777" w:rsidR="00F03F94" w:rsidRPr="00F03F94" w:rsidRDefault="00F03F94">
      <w:pPr>
        <w:pStyle w:val="Bibliography"/>
        <w:pPrChange w:id="515" w:author="Andy Kleinhesselink" w:date="2018-12-18T17:06:00Z">
          <w:pPr>
            <w:widowControl w:val="0"/>
            <w:autoSpaceDE w:val="0"/>
            <w:autoSpaceDN w:val="0"/>
            <w:adjustRightInd w:val="0"/>
          </w:pPr>
        </w:pPrChange>
      </w:pPr>
      <w:r w:rsidRPr="00F03F94">
        <w:t>Harrison, S. 1999. Native and alien species diversity at the local and regional scales in a grazed California grassland. Oecologia 121:99–106.</w:t>
      </w:r>
    </w:p>
    <w:p w14:paraId="171FB1A9" w14:textId="77777777" w:rsidR="00F03F94" w:rsidRPr="00F03F94" w:rsidRDefault="00F03F94">
      <w:pPr>
        <w:pStyle w:val="Bibliography"/>
        <w:pPrChange w:id="516" w:author="Andy Kleinhesselink" w:date="2018-12-18T17:06:00Z">
          <w:pPr>
            <w:widowControl w:val="0"/>
            <w:autoSpaceDE w:val="0"/>
            <w:autoSpaceDN w:val="0"/>
            <w:adjustRightInd w:val="0"/>
          </w:pPr>
        </w:pPrChange>
      </w:pPr>
      <w:r w:rsidRPr="00F03F94">
        <w:t>Hernandez, R. R., and D. R. Sandquist. 2011. Disturbance of biological soil crust increases emergence of exotic vascular plants in California sage scrub. Plant Ecology 212:1709.</w:t>
      </w:r>
    </w:p>
    <w:p w14:paraId="35EF5CF0" w14:textId="77777777" w:rsidR="00F03F94" w:rsidRPr="00F03F94" w:rsidRDefault="00F03F94">
      <w:pPr>
        <w:pStyle w:val="Bibliography"/>
        <w:pPrChange w:id="517" w:author="Andy Kleinhesselink" w:date="2018-12-18T17:06:00Z">
          <w:pPr>
            <w:widowControl w:val="0"/>
            <w:autoSpaceDE w:val="0"/>
            <w:autoSpaceDN w:val="0"/>
            <w:adjustRightInd w:val="0"/>
          </w:pPr>
        </w:pPrChange>
      </w:pPr>
      <w:r w:rsidRPr="00F03F94">
        <w:t>Kennedy, T. A., S. Naeem, K. M. Howe, J. M. H. Knops, D. Tilman, and P. Reich. 2002. Biodiversity as a barrier to ecological invasion. Nature 417:636–638.</w:t>
      </w:r>
    </w:p>
    <w:p w14:paraId="3ACD3409" w14:textId="77777777" w:rsidR="00F03F94" w:rsidRPr="00F03F94" w:rsidRDefault="00F03F94">
      <w:pPr>
        <w:pStyle w:val="Bibliography"/>
        <w:pPrChange w:id="518" w:author="Andy Kleinhesselink" w:date="2018-12-18T17:06:00Z">
          <w:pPr>
            <w:widowControl w:val="0"/>
            <w:autoSpaceDE w:val="0"/>
            <w:autoSpaceDN w:val="0"/>
            <w:adjustRightInd w:val="0"/>
          </w:pPr>
        </w:pPrChange>
      </w:pPr>
      <w:r w:rsidRPr="00F03F94">
        <w:t>Kleinhesselink, A. R., S. M. Magnoli, and J. H. Cushman. 2014. Shrubs as ecosystem engineers across an environmental gradient: effects on species richness and exotic plant invasion. Oecologia 175:1277–1290.</w:t>
      </w:r>
    </w:p>
    <w:p w14:paraId="6D5216BB" w14:textId="77777777" w:rsidR="00F03F94" w:rsidRPr="00F03F94" w:rsidRDefault="00F03F94">
      <w:pPr>
        <w:pStyle w:val="Bibliography"/>
        <w:pPrChange w:id="519" w:author="Andy Kleinhesselink" w:date="2018-12-18T17:06:00Z">
          <w:pPr>
            <w:widowControl w:val="0"/>
            <w:autoSpaceDE w:val="0"/>
            <w:autoSpaceDN w:val="0"/>
            <w:adjustRightInd w:val="0"/>
          </w:pPr>
        </w:pPrChange>
      </w:pPr>
      <w:r w:rsidRPr="00F03F94">
        <w:lastRenderedPageBreak/>
        <w:t>Kraft, N. J. B., P. B. Adler, O. Godoy, E. C. James, S. Fuller, and J. M. Levine. 2014. Community assembly, coexistence and the environmental filtering metaphor. Functional Ecology:n/a-n/a.</w:t>
      </w:r>
    </w:p>
    <w:p w14:paraId="013EFF7F" w14:textId="77777777" w:rsidR="00F03F94" w:rsidRPr="00F03F94" w:rsidRDefault="00F03F94">
      <w:pPr>
        <w:pStyle w:val="Bibliography"/>
        <w:pPrChange w:id="520" w:author="Andy Kleinhesselink" w:date="2018-12-18T17:06:00Z">
          <w:pPr>
            <w:widowControl w:val="0"/>
            <w:autoSpaceDE w:val="0"/>
            <w:autoSpaceDN w:val="0"/>
            <w:adjustRightInd w:val="0"/>
          </w:pPr>
        </w:pPrChange>
      </w:pPr>
      <w:r w:rsidRPr="00F03F94">
        <w:t>Langhans, T. M., C. Storm, and A. Schwabe. 2009. Biological soil crusts and their microenvironment: Impact on emergence, survival and establishment of seedlings. Flora - Morphology, Distribution, Functional Ecology of Plants 204:157–168.</w:t>
      </w:r>
    </w:p>
    <w:p w14:paraId="68DC4C7A" w14:textId="77777777" w:rsidR="00F03F94" w:rsidRPr="00F03F94" w:rsidRDefault="00F03F94">
      <w:pPr>
        <w:pStyle w:val="Bibliography"/>
        <w:pPrChange w:id="521" w:author="Andy Kleinhesselink" w:date="2018-12-18T17:06:00Z">
          <w:pPr>
            <w:widowControl w:val="0"/>
            <w:autoSpaceDE w:val="0"/>
            <w:autoSpaceDN w:val="0"/>
            <w:adjustRightInd w:val="0"/>
          </w:pPr>
        </w:pPrChange>
      </w:pPr>
      <w:r w:rsidRPr="00F03F94">
        <w:t>Lenth, R. V., and M. Hervé. 2015. lsmeans: Least-Squares Means.</w:t>
      </w:r>
    </w:p>
    <w:p w14:paraId="666EDE01" w14:textId="77777777" w:rsidR="00F03F94" w:rsidRPr="00F03F94" w:rsidRDefault="00F03F94">
      <w:pPr>
        <w:pStyle w:val="Bibliography"/>
        <w:pPrChange w:id="522" w:author="Andy Kleinhesselink" w:date="2018-12-18T17:06:00Z">
          <w:pPr>
            <w:widowControl w:val="0"/>
            <w:autoSpaceDE w:val="0"/>
            <w:autoSpaceDN w:val="0"/>
            <w:adjustRightInd w:val="0"/>
          </w:pPr>
        </w:pPrChange>
      </w:pPr>
      <w:r w:rsidRPr="00F03F94">
        <w:t>Levine, J. M. 2000. Species Diversity and Biological Invasions: Relating Local Process to Community Pattern. Science 288:852–854.</w:t>
      </w:r>
    </w:p>
    <w:p w14:paraId="4647B111" w14:textId="77777777" w:rsidR="00F03F94" w:rsidRPr="00F03F94" w:rsidRDefault="00F03F94">
      <w:pPr>
        <w:pStyle w:val="Bibliography"/>
        <w:pPrChange w:id="523" w:author="Andy Kleinhesselink" w:date="2018-12-18T17:06:00Z">
          <w:pPr>
            <w:widowControl w:val="0"/>
            <w:autoSpaceDE w:val="0"/>
            <w:autoSpaceDN w:val="0"/>
            <w:adjustRightInd w:val="0"/>
          </w:pPr>
        </w:pPrChange>
      </w:pPr>
      <w:r w:rsidRPr="00F03F94">
        <w:t>Lortie, C. J., and J. H. Cushman. 2007. Effects of a directional abiotic gradient on plant community dynamics and invasion in a coastal dune system. Journal of Ecology 95:468–481.</w:t>
      </w:r>
    </w:p>
    <w:p w14:paraId="4760B7CF" w14:textId="77777777" w:rsidR="00F03F94" w:rsidRPr="00F03F94" w:rsidRDefault="00F03F94">
      <w:pPr>
        <w:pStyle w:val="Bibliography"/>
        <w:pPrChange w:id="524" w:author="Andy Kleinhesselink" w:date="2018-12-18T17:06:00Z">
          <w:pPr>
            <w:widowControl w:val="0"/>
            <w:autoSpaceDE w:val="0"/>
            <w:autoSpaceDN w:val="0"/>
            <w:adjustRightInd w:val="0"/>
          </w:pPr>
        </w:pPrChange>
      </w:pPr>
      <w:r w:rsidRPr="00F03F94">
        <w:t>MacDougall, A. s., J. Boucher, R. Turkington, and G. e. Bradfield. 2006. Patterns of plant invasion along an environmental stress gradient. Journal of Vegetation Science 17:47–56.</w:t>
      </w:r>
    </w:p>
    <w:p w14:paraId="647869D9" w14:textId="77777777" w:rsidR="00F03F94" w:rsidRPr="00F03F94" w:rsidRDefault="00F03F94">
      <w:pPr>
        <w:pStyle w:val="Bibliography"/>
        <w:pPrChange w:id="525" w:author="Andy Kleinhesselink" w:date="2018-12-18T17:06:00Z">
          <w:pPr>
            <w:widowControl w:val="0"/>
            <w:autoSpaceDE w:val="0"/>
            <w:autoSpaceDN w:val="0"/>
            <w:adjustRightInd w:val="0"/>
          </w:pPr>
        </w:pPrChange>
      </w:pPr>
      <w:r w:rsidRPr="00F03F94">
        <w:t>McNeil, S. G., and J. H. Cushman. 2005. Indirect effects of deer herbivory on local nitrogen availability in a coastal dune ecosystem. Oikos 110:124–132.</w:t>
      </w:r>
    </w:p>
    <w:p w14:paraId="7A818803" w14:textId="77777777" w:rsidR="00F03F94" w:rsidRPr="00F03F94" w:rsidRDefault="00F03F94">
      <w:pPr>
        <w:pStyle w:val="Bibliography"/>
        <w:pPrChange w:id="526" w:author="Andy Kleinhesselink" w:date="2018-12-18T17:06:00Z">
          <w:pPr>
            <w:widowControl w:val="0"/>
            <w:autoSpaceDE w:val="0"/>
            <w:autoSpaceDN w:val="0"/>
            <w:adjustRightInd w:val="0"/>
          </w:pPr>
        </w:pPrChange>
      </w:pPr>
      <w:r w:rsidRPr="00F03F94">
        <w:t>Michel, P., D. J. Burritt, and W. G. Lee. 2011. Bryophytes display allelopathic interactions with tree species in native forest ecosystems. Oikos 120:1272–1280.</w:t>
      </w:r>
    </w:p>
    <w:p w14:paraId="564BE7A7" w14:textId="77777777" w:rsidR="00F03F94" w:rsidRPr="00F03F94" w:rsidRDefault="00F03F94">
      <w:pPr>
        <w:pStyle w:val="Bibliography"/>
        <w:pPrChange w:id="527" w:author="Andy Kleinhesselink" w:date="2018-12-18T17:06:00Z">
          <w:pPr>
            <w:widowControl w:val="0"/>
            <w:autoSpaceDE w:val="0"/>
            <w:autoSpaceDN w:val="0"/>
            <w:adjustRightInd w:val="0"/>
          </w:pPr>
        </w:pPrChange>
      </w:pPr>
      <w:r w:rsidRPr="00F03F94">
        <w:t>Morgan, J. W. 2006. Bryophyte Mats Inhibit Germination of Non-native Species in Burnt Temperate Native Grassland Remnants. Biological Invasions 8:159–168.</w:t>
      </w:r>
    </w:p>
    <w:p w14:paraId="3902E894" w14:textId="77777777" w:rsidR="00F03F94" w:rsidRPr="00F03F94" w:rsidRDefault="00F03F94">
      <w:pPr>
        <w:pStyle w:val="Bibliography"/>
        <w:pPrChange w:id="528" w:author="Andy Kleinhesselink" w:date="2018-12-18T17:06:00Z">
          <w:pPr>
            <w:widowControl w:val="0"/>
            <w:autoSpaceDE w:val="0"/>
            <w:autoSpaceDN w:val="0"/>
            <w:adjustRightInd w:val="0"/>
          </w:pPr>
        </w:pPrChange>
      </w:pPr>
      <w:r w:rsidRPr="00F03F94">
        <w:lastRenderedPageBreak/>
        <w:t>R Core Team. 2015. R: A Language and Environment for Statistical Computing. R Foundation for Statistical Computing, Vienna, Austria.</w:t>
      </w:r>
    </w:p>
    <w:p w14:paraId="3FA159B8" w14:textId="77777777" w:rsidR="00F03F94" w:rsidRPr="00F03F94" w:rsidRDefault="00F03F94">
      <w:pPr>
        <w:pStyle w:val="Bibliography"/>
        <w:pPrChange w:id="529" w:author="Andy Kleinhesselink" w:date="2018-12-18T17:06:00Z">
          <w:pPr>
            <w:widowControl w:val="0"/>
            <w:autoSpaceDE w:val="0"/>
            <w:autoSpaceDN w:val="0"/>
            <w:adjustRightInd w:val="0"/>
          </w:pPr>
        </w:pPrChange>
      </w:pPr>
      <w:r w:rsidRPr="00F03F94">
        <w:t>Rayburn, A. P., J. B. Davidson, and H. M. White. 2012. Possible Effects of Moss on Distribution and Performance of a Threatened Endemic Primrose. Western North American Naturalist 72:84–92.</w:t>
      </w:r>
    </w:p>
    <w:p w14:paraId="2BFBCD86" w14:textId="77777777" w:rsidR="00F03F94" w:rsidRPr="00F03F94" w:rsidRDefault="00F03F94">
      <w:pPr>
        <w:pStyle w:val="Bibliography"/>
        <w:pPrChange w:id="530" w:author="Andy Kleinhesselink" w:date="2018-12-18T17:06:00Z">
          <w:pPr>
            <w:widowControl w:val="0"/>
            <w:autoSpaceDE w:val="0"/>
            <w:autoSpaceDN w:val="0"/>
            <w:adjustRightInd w:val="0"/>
          </w:pPr>
        </w:pPrChange>
      </w:pPr>
      <w:r w:rsidRPr="00F03F94">
        <w:t xml:space="preserve">Rejmánek, M. 1996. Species Richness and Resistance to Invasions. Pages 153–172 </w:t>
      </w:r>
      <w:r w:rsidRPr="00F03F94">
        <w:rPr>
          <w:i/>
          <w:iCs/>
        </w:rPr>
        <w:t>in</w:t>
      </w:r>
      <w:r w:rsidRPr="00F03F94">
        <w:t xml:space="preserve"> P. D. G. H. Orians, P. D. R. Dirzo, and P. D. J. H. Cushman, editors. Biodiversity and Ecosystem Processes in Tropical Forests. Springer Berlin Heidelberg.</w:t>
      </w:r>
    </w:p>
    <w:p w14:paraId="760853CF" w14:textId="77777777" w:rsidR="00F03F94" w:rsidRPr="00F03F94" w:rsidRDefault="00F03F94">
      <w:pPr>
        <w:pStyle w:val="Bibliography"/>
        <w:pPrChange w:id="531" w:author="Andy Kleinhesselink" w:date="2018-12-18T17:06:00Z">
          <w:pPr>
            <w:widowControl w:val="0"/>
            <w:autoSpaceDE w:val="0"/>
            <w:autoSpaceDN w:val="0"/>
            <w:adjustRightInd w:val="0"/>
          </w:pPr>
        </w:pPrChange>
      </w:pPr>
      <w:r w:rsidRPr="00F03F94">
        <w:t>Serpe, M., J. Orm, T. Barkes, and R. Rosentreter. 2006. Germination and seed water status of four grasses on moss-dominated biological soil crusts from arid lands. Plant Ecology 185:163–178.</w:t>
      </w:r>
    </w:p>
    <w:p w14:paraId="0B5A0EE5" w14:textId="4FEE70C9" w:rsidR="00E74A97" w:rsidRPr="00A6092D" w:rsidRDefault="000F55B1" w:rsidP="00F03F94">
      <w:pPr>
        <w:pStyle w:val="Bibliography"/>
        <w:rPr>
          <w:color w:val="000000" w:themeColor="text1"/>
        </w:rPr>
      </w:pPr>
      <w:r w:rsidRPr="00A6092D">
        <w:rPr>
          <w:color w:val="000000" w:themeColor="text1"/>
        </w:rPr>
        <w:fldChar w:fldCharType="end"/>
      </w:r>
    </w:p>
    <w:p w14:paraId="7FCDEE65" w14:textId="77777777" w:rsidR="00756110" w:rsidRPr="00A6092D" w:rsidRDefault="00756110" w:rsidP="00A23B6A">
      <w:pPr>
        <w:pStyle w:val="BodyText"/>
        <w:spacing w:after="0" w:line="480" w:lineRule="auto"/>
        <w:ind w:firstLine="0"/>
        <w:rPr>
          <w:color w:val="000000" w:themeColor="text1"/>
        </w:rPr>
      </w:pPr>
    </w:p>
    <w:p w14:paraId="55E1C3FB" w14:textId="77777777" w:rsidR="00756110" w:rsidRPr="00A6092D" w:rsidRDefault="00756110" w:rsidP="00A23B6A">
      <w:pPr>
        <w:pStyle w:val="BodyText"/>
        <w:spacing w:after="0" w:line="480" w:lineRule="auto"/>
        <w:ind w:firstLine="0"/>
        <w:rPr>
          <w:color w:val="000000" w:themeColor="text1"/>
        </w:rPr>
      </w:pPr>
    </w:p>
    <w:p w14:paraId="0A6B2ECE" w14:textId="30DE3195" w:rsidR="006F26CF" w:rsidRPr="00A6092D" w:rsidRDefault="00AF68FE" w:rsidP="00A23B6A">
      <w:pPr>
        <w:spacing w:after="0"/>
        <w:ind w:left="432" w:hanging="432"/>
        <w:rPr>
          <w:rFonts w:cs="Times New Roman"/>
          <w:color w:val="000000" w:themeColor="text1"/>
        </w:rPr>
      </w:pPr>
      <w:r w:rsidRPr="00A6092D">
        <w:rPr>
          <w:color w:val="000000" w:themeColor="text1"/>
        </w:rPr>
        <w:br w:type="page"/>
      </w:r>
    </w:p>
    <w:p w14:paraId="00BD893F" w14:textId="3CC418CF" w:rsidR="00844E9C" w:rsidRPr="005A5F58" w:rsidRDefault="005A5F58" w:rsidP="00EA193E">
      <w:pPr>
        <w:spacing w:after="0"/>
        <w:ind w:firstLine="0"/>
        <w:rPr>
          <w:b/>
          <w:color w:val="000000" w:themeColor="text1"/>
        </w:rPr>
      </w:pPr>
      <w:r w:rsidRPr="004F3600">
        <w:rPr>
          <w:b/>
          <w:color w:val="000000" w:themeColor="text1"/>
        </w:rPr>
        <w:lastRenderedPageBreak/>
        <w:t>FIGURES</w:t>
      </w:r>
    </w:p>
    <w:p w14:paraId="1178AD5A" w14:textId="77777777" w:rsidR="00EA193E" w:rsidRDefault="00AF68FE" w:rsidP="00455D5C">
      <w:pPr>
        <w:spacing w:after="0"/>
        <w:rPr>
          <w:b/>
          <w:color w:val="000000" w:themeColor="text1"/>
        </w:rPr>
      </w:pPr>
      <w:r w:rsidRPr="00A6092D">
        <w:rPr>
          <w:noProof/>
          <w:color w:val="000000" w:themeColor="text1"/>
        </w:rPr>
        <w:drawing>
          <wp:inline distT="0" distB="0" distL="0" distR="0" wp14:anchorId="5A3753E6" wp14:editId="0814108D">
            <wp:extent cx="5486400" cy="3526971"/>
            <wp:effectExtent l="0" t="0" r="0"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86400" cy="3526971"/>
                    </a:xfrm>
                    <a:prstGeom prst="rect">
                      <a:avLst/>
                    </a:prstGeom>
                  </pic:spPr>
                </pic:pic>
              </a:graphicData>
            </a:graphic>
          </wp:inline>
        </w:drawing>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1D7BD899">
            <wp:extent cx="5486400" cy="3526971"/>
            <wp:effectExtent l="0" t="0" r="0"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86400"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w:t>
      </w:r>
      <w:r w:rsidRPr="00A23B6A">
        <w:rPr>
          <w:b w:val="0"/>
          <w:color w:val="000000" w:themeColor="text1"/>
          <w:sz w:val="24"/>
        </w:rPr>
        <w:t>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5638C0E5">
            <wp:extent cx="4818744" cy="5421086"/>
            <wp:effectExtent l="0" t="0" r="0" b="1905"/>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52719" cy="5459307"/>
                    </a:xfrm>
                    <a:prstGeom prst="rect">
                      <a:avLst/>
                    </a:prstGeom>
                  </pic:spPr>
                </pic:pic>
              </a:graphicData>
            </a:graphic>
          </wp:inline>
        </w:drawing>
      </w:r>
    </w:p>
    <w:p w14:paraId="74257F18" w14:textId="0B03B6D7" w:rsidR="00EA193E" w:rsidRDefault="00EA193E" w:rsidP="005A5F58">
      <w:pPr>
        <w:spacing w:after="0"/>
        <w:ind w:firstLine="0"/>
        <w:rPr>
          <w:ins w:id="532" w:author="Andy Kleinhesselink" w:date="2018-12-31T17:03:00Z"/>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7C43315" w:rsidR="007765B5" w:rsidRDefault="007765B5" w:rsidP="007765B5">
      <w:pPr>
        <w:ind w:firstLine="0"/>
        <w:rPr>
          <w:ins w:id="533" w:author="Andy Kleinhesselink" w:date="2018-12-31T17:04:00Z"/>
          <w:b/>
        </w:rPr>
      </w:pPr>
      <w:ins w:id="534" w:author="Andy Kleinhesselink" w:date="2018-12-31T17:04:00Z">
        <w:r w:rsidRPr="007765B5">
          <w:rPr>
            <w:b/>
            <w:rPrChange w:id="535" w:author="Andy Kleinhesselink" w:date="2018-12-31T17:04:00Z">
              <w:rPr/>
            </w:rPrChange>
          </w:rPr>
          <w:lastRenderedPageBreak/>
          <w:t>Online Supporting Information—Additional Figures for “Effects of Native Bryophytes on Exotic Grass Invasion: A Test of the Stress Gradient Hypothesis”</w:t>
        </w:r>
      </w:ins>
    </w:p>
    <w:p w14:paraId="2CE873BD" w14:textId="77777777" w:rsidR="007765B5" w:rsidRPr="007765B5" w:rsidRDefault="007765B5" w:rsidP="007765B5">
      <w:pPr>
        <w:ind w:firstLine="0"/>
        <w:rPr>
          <w:ins w:id="536" w:author="Andy Kleinhesselink" w:date="2018-12-31T17:04:00Z"/>
          <w:b/>
          <w:rPrChange w:id="537" w:author="Andy Kleinhesselink" w:date="2018-12-31T17:04:00Z">
            <w:rPr>
              <w:ins w:id="538" w:author="Andy Kleinhesselink" w:date="2018-12-31T17:04:00Z"/>
            </w:rPr>
          </w:rPrChange>
        </w:rPr>
        <w:pPrChange w:id="539" w:author="Andy Kleinhesselink" w:date="2018-12-31T17:04:00Z">
          <w:pPr/>
        </w:pPrChange>
      </w:pPr>
    </w:p>
    <w:p w14:paraId="5F46D577" w14:textId="77777777" w:rsidR="007765B5" w:rsidRDefault="007765B5" w:rsidP="007765B5">
      <w:pPr>
        <w:keepNext/>
        <w:rPr>
          <w:ins w:id="540" w:author="Andy Kleinhesselink" w:date="2018-12-31T17:04:00Z"/>
        </w:rPr>
      </w:pPr>
      <w:ins w:id="541" w:author="Andy Kleinhesselink" w:date="2018-12-31T17:04:00Z">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ins>
    </w:p>
    <w:p w14:paraId="3B782DE4" w14:textId="77777777" w:rsidR="007765B5" w:rsidRDefault="007765B5" w:rsidP="007765B5">
      <w:pPr>
        <w:ind w:firstLine="0"/>
        <w:rPr>
          <w:ins w:id="542" w:author="Andy Kleinhesselink" w:date="2018-12-31T17:04:00Z"/>
        </w:rPr>
        <w:pPrChange w:id="543" w:author="Andy Kleinhesselink" w:date="2018-12-31T17:06:00Z">
          <w:pPr>
            <w:pStyle w:val="Caption"/>
          </w:pPr>
        </w:pPrChange>
      </w:pPr>
      <w:ins w:id="544" w:author="Andy Kleinhesselink" w:date="2018-12-31T17:04:00Z">
        <w:r w:rsidRPr="007765B5">
          <w:rPr>
            <w:b/>
            <w:rPrChange w:id="545" w:author="Andy Kleinhesselink" w:date="2018-12-31T17:06:00Z">
              <w:rPr/>
            </w:rPrChange>
          </w:rPr>
          <w:t xml:space="preserve">Figure S </w:t>
        </w:r>
        <w:r w:rsidRPr="007765B5">
          <w:rPr>
            <w:b/>
            <w:rPrChange w:id="546" w:author="Andy Kleinhesselink" w:date="2018-12-31T17:06:00Z">
              <w:rPr>
                <w:noProof/>
              </w:rPr>
            </w:rPrChange>
          </w:rPr>
          <w:fldChar w:fldCharType="begin"/>
        </w:r>
        <w:r w:rsidRPr="007765B5">
          <w:rPr>
            <w:b/>
            <w:rPrChange w:id="547" w:author="Andy Kleinhesselink" w:date="2018-12-31T17:06:00Z">
              <w:rPr>
                <w:noProof/>
              </w:rPr>
            </w:rPrChange>
          </w:rPr>
          <w:instrText xml:space="preserve"> SEQ Figure_S \* ARABIC </w:instrText>
        </w:r>
        <w:r w:rsidRPr="007765B5">
          <w:rPr>
            <w:b/>
            <w:rPrChange w:id="548" w:author="Andy Kleinhesselink" w:date="2018-12-31T17:06:00Z">
              <w:rPr>
                <w:noProof/>
              </w:rPr>
            </w:rPrChange>
          </w:rPr>
          <w:fldChar w:fldCharType="separate"/>
        </w:r>
        <w:r w:rsidRPr="007765B5">
          <w:rPr>
            <w:b/>
            <w:rPrChange w:id="549" w:author="Andy Kleinhesselink" w:date="2018-12-31T17:06:00Z">
              <w:rPr>
                <w:noProof/>
              </w:rPr>
            </w:rPrChange>
          </w:rPr>
          <w:t>1</w:t>
        </w:r>
        <w:r w:rsidRPr="007765B5">
          <w:rPr>
            <w:b/>
            <w:rPrChange w:id="550" w:author="Andy Kleinhesselink" w:date="2018-12-31T17:06:00Z">
              <w:rPr>
                <w:noProof/>
              </w:rPr>
            </w:rPrChange>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transect.  </w:t>
        </w:r>
      </w:ins>
    </w:p>
    <w:p w14:paraId="0C8560BE" w14:textId="77777777" w:rsidR="007765B5" w:rsidRDefault="007765B5" w:rsidP="007765B5">
      <w:pPr>
        <w:rPr>
          <w:ins w:id="551" w:author="Andy Kleinhesselink" w:date="2018-12-31T17:04:00Z"/>
        </w:rPr>
      </w:pPr>
    </w:p>
    <w:p w14:paraId="73DD157D" w14:textId="77777777" w:rsidR="007765B5" w:rsidRDefault="007765B5" w:rsidP="007765B5">
      <w:pPr>
        <w:rPr>
          <w:ins w:id="552" w:author="Andy Kleinhesselink" w:date="2018-12-31T17:04:00Z"/>
        </w:rPr>
      </w:pPr>
    </w:p>
    <w:p w14:paraId="038E4CA8" w14:textId="77777777" w:rsidR="007765B5" w:rsidRDefault="007765B5" w:rsidP="007765B5">
      <w:pPr>
        <w:keepNext/>
        <w:rPr>
          <w:ins w:id="553" w:author="Andy Kleinhesselink" w:date="2018-12-31T17:04:00Z"/>
        </w:rPr>
      </w:pPr>
      <w:ins w:id="554" w:author="Andy Kleinhesselink" w:date="2018-12-31T17:04:00Z">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ins>
    </w:p>
    <w:p w14:paraId="051F8068" w14:textId="77777777" w:rsidR="007765B5" w:rsidRDefault="007765B5" w:rsidP="007765B5">
      <w:pPr>
        <w:ind w:firstLine="0"/>
        <w:rPr>
          <w:ins w:id="555" w:author="Andy Kleinhesselink" w:date="2018-12-31T17:04:00Z"/>
        </w:rPr>
        <w:pPrChange w:id="556" w:author="Andy Kleinhesselink" w:date="2018-12-31T17:06:00Z">
          <w:pPr>
            <w:pStyle w:val="Caption"/>
          </w:pPr>
        </w:pPrChange>
      </w:pPr>
      <w:ins w:id="557" w:author="Andy Kleinhesselink" w:date="2018-12-31T17:04:00Z">
        <w:r w:rsidRPr="007765B5">
          <w:rPr>
            <w:b/>
            <w:rPrChange w:id="558" w:author="Andy Kleinhesselink" w:date="2018-12-31T17:06:00Z">
              <w:rPr/>
            </w:rPrChange>
          </w:rPr>
          <w:t xml:space="preserve">Figure S </w:t>
        </w:r>
        <w:r w:rsidRPr="007765B5">
          <w:rPr>
            <w:b/>
            <w:noProof/>
            <w:rPrChange w:id="559" w:author="Andy Kleinhesselink" w:date="2018-12-31T17:06:00Z">
              <w:rPr>
                <w:noProof/>
              </w:rPr>
            </w:rPrChange>
          </w:rPr>
          <w:fldChar w:fldCharType="begin"/>
        </w:r>
        <w:r w:rsidRPr="007765B5">
          <w:rPr>
            <w:b/>
            <w:noProof/>
            <w:rPrChange w:id="560" w:author="Andy Kleinhesselink" w:date="2018-12-31T17:06:00Z">
              <w:rPr>
                <w:noProof/>
              </w:rPr>
            </w:rPrChange>
          </w:rPr>
          <w:instrText xml:space="preserve"> SEQ Figure_S \* ARABIC </w:instrText>
        </w:r>
        <w:r w:rsidRPr="007765B5">
          <w:rPr>
            <w:b/>
            <w:noProof/>
            <w:rPrChange w:id="561" w:author="Andy Kleinhesselink" w:date="2018-12-31T17:06:00Z">
              <w:rPr>
                <w:noProof/>
              </w:rPr>
            </w:rPrChange>
          </w:rPr>
          <w:fldChar w:fldCharType="separate"/>
        </w:r>
        <w:r w:rsidRPr="007765B5">
          <w:rPr>
            <w:b/>
            <w:noProof/>
            <w:rPrChange w:id="562" w:author="Andy Kleinhesselink" w:date="2018-12-31T17:06:00Z">
              <w:rPr>
                <w:noProof/>
              </w:rPr>
            </w:rPrChange>
          </w:rPr>
          <w:t>2</w:t>
        </w:r>
        <w:r w:rsidRPr="007765B5">
          <w:rPr>
            <w:b/>
            <w:noProof/>
            <w:rPrChange w:id="563" w:author="Andy Kleinhesselink" w:date="2018-12-31T17:06:00Z">
              <w:rPr>
                <w:noProof/>
              </w:rPr>
            </w:rPrChange>
          </w:rPr>
          <w:fldChar w:fldCharType="end"/>
        </w:r>
        <w:r>
          <w:t xml:space="preserve"> – One experimental block in the moss removal experiment.  Nine experimental blocks were located at the low stress end of the gradient and nine located at the high stress end of the gradient (see fig.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ins>
    </w:p>
    <w:p w14:paraId="248DD22D" w14:textId="77777777" w:rsidR="007765B5" w:rsidRDefault="007765B5" w:rsidP="007765B5">
      <w:pPr>
        <w:keepNext/>
        <w:rPr>
          <w:ins w:id="564" w:author="Andy Kleinhesselink" w:date="2018-12-31T17:04:00Z"/>
        </w:rPr>
      </w:pPr>
      <w:ins w:id="565" w:author="Andy Kleinhesselink" w:date="2018-12-31T17:04:00Z">
        <w:r>
          <w:rPr>
            <w:noProof/>
          </w:rPr>
          <w:lastRenderedPageBreak/>
          <w:drawing>
            <wp:inline distT="0" distB="0" distL="0" distR="0" wp14:anchorId="479C96FE" wp14:editId="5D595A8D">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ins>
    </w:p>
    <w:p w14:paraId="6FC4CB42" w14:textId="77777777" w:rsidR="007765B5" w:rsidRPr="0051497E" w:rsidRDefault="007765B5" w:rsidP="007765B5">
      <w:pPr>
        <w:ind w:firstLine="0"/>
        <w:rPr>
          <w:ins w:id="566" w:author="Andy Kleinhesselink" w:date="2018-12-31T17:04:00Z"/>
          <w:bCs/>
        </w:rPr>
        <w:pPrChange w:id="567" w:author="Andy Kleinhesselink" w:date="2018-12-31T17:06:00Z">
          <w:pPr>
            <w:pStyle w:val="Caption"/>
            <w:keepNext/>
          </w:pPr>
        </w:pPrChange>
      </w:pPr>
      <w:ins w:id="568" w:author="Andy Kleinhesselink" w:date="2018-12-31T17:04:00Z">
        <w:r w:rsidRPr="007765B5">
          <w:rPr>
            <w:b/>
            <w:rPrChange w:id="569" w:author="Andy Kleinhesselink" w:date="2018-12-31T17:06:00Z">
              <w:rPr/>
            </w:rPrChange>
          </w:rPr>
          <w:t xml:space="preserve">Figure S </w:t>
        </w:r>
        <w:r w:rsidRPr="007765B5">
          <w:rPr>
            <w:b/>
            <w:noProof/>
            <w:rPrChange w:id="570" w:author="Andy Kleinhesselink" w:date="2018-12-31T17:06:00Z">
              <w:rPr>
                <w:noProof/>
              </w:rPr>
            </w:rPrChange>
          </w:rPr>
          <w:fldChar w:fldCharType="begin"/>
        </w:r>
        <w:r w:rsidRPr="007765B5">
          <w:rPr>
            <w:b/>
            <w:noProof/>
            <w:rPrChange w:id="571" w:author="Andy Kleinhesselink" w:date="2018-12-31T17:06:00Z">
              <w:rPr>
                <w:noProof/>
              </w:rPr>
            </w:rPrChange>
          </w:rPr>
          <w:instrText xml:space="preserve"> SEQ Figure_S \* ARABIC </w:instrText>
        </w:r>
        <w:r w:rsidRPr="007765B5">
          <w:rPr>
            <w:b/>
            <w:noProof/>
            <w:rPrChange w:id="572" w:author="Andy Kleinhesselink" w:date="2018-12-31T17:06:00Z">
              <w:rPr>
                <w:noProof/>
              </w:rPr>
            </w:rPrChange>
          </w:rPr>
          <w:fldChar w:fldCharType="separate"/>
        </w:r>
        <w:r w:rsidRPr="007765B5">
          <w:rPr>
            <w:b/>
            <w:noProof/>
            <w:rPrChange w:id="573" w:author="Andy Kleinhesselink" w:date="2018-12-31T17:06:00Z">
              <w:rPr>
                <w:noProof/>
              </w:rPr>
            </w:rPrChange>
          </w:rPr>
          <w:t>3</w:t>
        </w:r>
        <w:r w:rsidRPr="007765B5">
          <w:rPr>
            <w:b/>
            <w:noProof/>
            <w:rPrChange w:id="574" w:author="Andy Kleinhesselink" w:date="2018-12-31T17:06:00Z">
              <w:rPr>
                <w:noProof/>
              </w:rPr>
            </w:rPrChange>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ins>
    </w:p>
    <w:p w14:paraId="6BB684AE" w14:textId="77777777" w:rsidR="007765B5" w:rsidRDefault="007765B5" w:rsidP="007765B5">
      <w:pPr>
        <w:pStyle w:val="Caption"/>
        <w:keepNext/>
        <w:rPr>
          <w:ins w:id="575" w:author="Andy Kleinhesselink" w:date="2018-12-31T17:04:00Z"/>
        </w:rPr>
      </w:pPr>
    </w:p>
    <w:p w14:paraId="540D0204" w14:textId="77777777" w:rsidR="007765B5" w:rsidRDefault="007765B5" w:rsidP="007765B5">
      <w:pPr>
        <w:rPr>
          <w:ins w:id="576" w:author="Andy Kleinhesselink" w:date="2018-12-31T17:04:00Z"/>
          <w:rFonts w:cs="Times New Roman"/>
          <w:b/>
          <w:iCs/>
          <w:color w:val="000000" w:themeColor="text1"/>
        </w:rPr>
      </w:pPr>
      <w:ins w:id="577" w:author="Andy Kleinhesselink" w:date="2018-12-31T17:04:00Z">
        <w:r>
          <w:br w:type="page"/>
        </w:r>
      </w:ins>
    </w:p>
    <w:p w14:paraId="12134892" w14:textId="77777777" w:rsidR="007765B5" w:rsidRDefault="007765B5" w:rsidP="007765B5">
      <w:pPr>
        <w:pStyle w:val="Caption"/>
        <w:keepNext/>
        <w:rPr>
          <w:ins w:id="578" w:author="Andy Kleinhesselink" w:date="2018-12-31T17:04:00Z"/>
        </w:rPr>
      </w:pPr>
      <w:ins w:id="579" w:author="Andy Kleinhesselink" w:date="2018-12-31T17:04:00Z">
        <w:r>
          <w:lastRenderedPageBreak/>
          <w:t xml:space="preserve"> </w:t>
        </w:r>
        <w:r>
          <w:rPr>
            <w:noProof/>
          </w:rPr>
          <w:drawing>
            <wp:inline distT="0" distB="0" distL="0" distR="0" wp14:anchorId="47F3A99D" wp14:editId="69BED66E">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ins>
    </w:p>
    <w:p w14:paraId="08D3B8D9" w14:textId="77777777" w:rsidR="007765B5" w:rsidRPr="0051497E" w:rsidRDefault="007765B5" w:rsidP="007765B5">
      <w:pPr>
        <w:ind w:firstLine="0"/>
        <w:rPr>
          <w:ins w:id="580" w:author="Andy Kleinhesselink" w:date="2018-12-31T17:04:00Z"/>
          <w:bCs/>
        </w:rPr>
        <w:pPrChange w:id="581" w:author="Andy Kleinhesselink" w:date="2018-12-31T17:06:00Z">
          <w:pPr>
            <w:pStyle w:val="Caption"/>
          </w:pPr>
        </w:pPrChange>
      </w:pPr>
      <w:ins w:id="582" w:author="Andy Kleinhesselink" w:date="2018-12-31T17:04:00Z">
        <w:r w:rsidRPr="007765B5">
          <w:rPr>
            <w:b/>
            <w:rPrChange w:id="583" w:author="Andy Kleinhesselink" w:date="2018-12-31T17:06:00Z">
              <w:rPr/>
            </w:rPrChange>
          </w:rPr>
          <w:t xml:space="preserve">Figure S </w:t>
        </w:r>
        <w:r w:rsidRPr="007765B5">
          <w:rPr>
            <w:b/>
            <w:noProof/>
            <w:rPrChange w:id="584" w:author="Andy Kleinhesselink" w:date="2018-12-31T17:06:00Z">
              <w:rPr>
                <w:noProof/>
              </w:rPr>
            </w:rPrChange>
          </w:rPr>
          <w:fldChar w:fldCharType="begin"/>
        </w:r>
        <w:r w:rsidRPr="007765B5">
          <w:rPr>
            <w:b/>
            <w:noProof/>
            <w:rPrChange w:id="585" w:author="Andy Kleinhesselink" w:date="2018-12-31T17:06:00Z">
              <w:rPr>
                <w:noProof/>
              </w:rPr>
            </w:rPrChange>
          </w:rPr>
          <w:instrText xml:space="preserve"> SEQ Figure_S \* ARABIC </w:instrText>
        </w:r>
        <w:r w:rsidRPr="007765B5">
          <w:rPr>
            <w:b/>
            <w:noProof/>
            <w:rPrChange w:id="586" w:author="Andy Kleinhesselink" w:date="2018-12-31T17:06:00Z">
              <w:rPr>
                <w:noProof/>
              </w:rPr>
            </w:rPrChange>
          </w:rPr>
          <w:fldChar w:fldCharType="separate"/>
        </w:r>
        <w:r w:rsidRPr="007765B5">
          <w:rPr>
            <w:b/>
            <w:noProof/>
            <w:rPrChange w:id="587" w:author="Andy Kleinhesselink" w:date="2018-12-31T17:06:00Z">
              <w:rPr>
                <w:noProof/>
              </w:rPr>
            </w:rPrChange>
          </w:rPr>
          <w:t>4</w:t>
        </w:r>
        <w:r w:rsidRPr="007765B5">
          <w:rPr>
            <w:b/>
            <w:noProof/>
            <w:rPrChange w:id="588" w:author="Andy Kleinhesselink" w:date="2018-12-31T17:06:00Z">
              <w:rPr>
                <w:noProof/>
              </w:rPr>
            </w:rPrChange>
          </w:rPr>
          <w:fldChar w:fldCharType="end"/>
        </w:r>
        <w:r>
          <w:t xml:space="preserve"> – Frequency of native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ins>
    </w:p>
    <w:p w14:paraId="3D670BF6" w14:textId="77777777" w:rsidR="007765B5" w:rsidRDefault="007765B5" w:rsidP="007765B5">
      <w:pPr>
        <w:pStyle w:val="Caption"/>
        <w:rPr>
          <w:ins w:id="589" w:author="Andy Kleinhesselink" w:date="2018-12-31T17:04:00Z"/>
        </w:rPr>
      </w:pPr>
    </w:p>
    <w:p w14:paraId="3542BFDF" w14:textId="77777777" w:rsidR="007765B5" w:rsidRPr="0051497E" w:rsidRDefault="007765B5" w:rsidP="007765B5">
      <w:pPr>
        <w:rPr>
          <w:ins w:id="590" w:author="Andy Kleinhesselink" w:date="2018-12-31T17:04:00Z"/>
        </w:rPr>
      </w:pPr>
    </w:p>
    <w:p w14:paraId="5CC7B03E" w14:textId="77777777" w:rsidR="007765B5" w:rsidRDefault="007765B5" w:rsidP="007765B5">
      <w:pPr>
        <w:rPr>
          <w:ins w:id="591" w:author="Andy Kleinhesselink" w:date="2018-12-31T17:04:00Z"/>
        </w:rPr>
      </w:pPr>
    </w:p>
    <w:p w14:paraId="73C11961" w14:textId="77777777" w:rsidR="007765B5" w:rsidRDefault="007765B5" w:rsidP="007765B5">
      <w:pPr>
        <w:keepNext/>
        <w:rPr>
          <w:ins w:id="592" w:author="Andy Kleinhesselink" w:date="2018-12-31T17:04:00Z"/>
        </w:rPr>
      </w:pPr>
      <w:ins w:id="593" w:author="Andy Kleinhesselink" w:date="2018-12-31T17:04:00Z">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ins>
    </w:p>
    <w:p w14:paraId="288A193E" w14:textId="7F5DB0C2" w:rsidR="005778E1" w:rsidRPr="007765B5" w:rsidRDefault="007765B5" w:rsidP="007765B5">
      <w:pPr>
        <w:ind w:firstLine="0"/>
        <w:rPr>
          <w:rPrChange w:id="594" w:author="Andy Kleinhesselink" w:date="2018-12-31T17:07:00Z">
            <w:rPr>
              <w:color w:val="000000" w:themeColor="text1"/>
              <w:szCs w:val="24"/>
            </w:rPr>
          </w:rPrChange>
        </w:rPr>
        <w:pPrChange w:id="595" w:author="Andy Kleinhesselink" w:date="2018-12-31T17:07:00Z">
          <w:pPr>
            <w:spacing w:after="0"/>
            <w:ind w:firstLine="0"/>
          </w:pPr>
        </w:pPrChange>
      </w:pPr>
      <w:ins w:id="596" w:author="Andy Kleinhesselink" w:date="2018-12-31T17:04:00Z">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Pr="007765B5">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gives </w:t>
        </w:r>
        <w:proofErr w:type="spellStart"/>
        <w:r w:rsidRPr="0051497E">
          <w:rPr>
            <w:bCs/>
          </w:rPr>
          <w:t>gives</w:t>
        </w:r>
        <w:proofErr w:type="spellEnd"/>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ins>
      <w:bookmarkStart w:id="597" w:name="_GoBack"/>
      <w:bookmarkEnd w:id="597"/>
    </w:p>
    <w:sectPr w:rsidR="005778E1" w:rsidRPr="007765B5" w:rsidSect="00270C41">
      <w:footerReference w:type="default" r:id="rId20"/>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 w:author="Hall Cushman" w:date="2018-12-19T09:25:00Z" w:initials="JHC">
    <w:p w14:paraId="7293D55B" w14:textId="0E322B92" w:rsidR="00AD243D" w:rsidRDefault="00AD243D">
      <w:pPr>
        <w:pStyle w:val="CommentText"/>
      </w:pPr>
      <w:r>
        <w:rPr>
          <w:rStyle w:val="CommentReference"/>
        </w:rPr>
        <w:annotationRef/>
      </w:r>
      <w:r>
        <w:rPr>
          <w:noProof/>
        </w:rPr>
        <w:t>odd and confusing language.</w:t>
      </w:r>
    </w:p>
  </w:comment>
  <w:comment w:id="77" w:author="Hall Cushman" w:date="2018-12-19T09:27:00Z" w:initials="JHC">
    <w:p w14:paraId="69CEB16E" w14:textId="7362A45A" w:rsidR="00AD243D" w:rsidRDefault="00AD243D">
      <w:pPr>
        <w:pStyle w:val="CommentText"/>
      </w:pPr>
      <w:r>
        <w:rPr>
          <w:rStyle w:val="CommentReference"/>
        </w:rPr>
        <w:annotationRef/>
      </w:r>
      <w:r>
        <w:rPr>
          <w:noProof/>
        </w:rPr>
        <w:t>isn't it multiple species?</w:t>
      </w:r>
    </w:p>
  </w:comment>
  <w:comment w:id="199" w:author="Hall Cushman" w:date="2018-12-20T09:16:00Z" w:initials="JHC">
    <w:p w14:paraId="55D19523" w14:textId="2CEB966B" w:rsidR="00AD243D" w:rsidRDefault="00AD243D">
      <w:pPr>
        <w:pStyle w:val="CommentText"/>
      </w:pPr>
      <w:r>
        <w:rPr>
          <w:rStyle w:val="CommentReference"/>
        </w:rPr>
        <w:annotationRef/>
      </w:r>
      <w:r>
        <w:rPr>
          <w:noProof/>
        </w:rPr>
        <w:t>needs revision</w:t>
      </w:r>
    </w:p>
  </w:comment>
  <w:comment w:id="492" w:author="Hall Cushman" w:date="2018-12-20T09:25:00Z" w:initials="JHC">
    <w:p w14:paraId="77AE488E" w14:textId="6389D10E" w:rsidR="00AD243D" w:rsidRDefault="00AD243D">
      <w:pPr>
        <w:pStyle w:val="CommentText"/>
      </w:pPr>
      <w:r>
        <w:rPr>
          <w:rStyle w:val="CommentReference"/>
        </w:rPr>
        <w:annotationRef/>
      </w:r>
      <w:r>
        <w:rPr>
          <w:noProof/>
        </w:rPr>
        <w:t>This section seems overly short, given the length of the other sections. Have we adequately discussed our findings and their relevance to the existing literature?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93D55B" w15:done="0"/>
  <w15:commentEx w15:paraId="69CEB16E" w15:done="0"/>
  <w15:commentEx w15:paraId="55D19523" w15:done="0"/>
  <w15:commentEx w15:paraId="77AE48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93D55B" w16cid:durableId="1FC48CF2"/>
  <w16cid:commentId w16cid:paraId="69CEB16E" w16cid:durableId="1FC48D88"/>
  <w16cid:commentId w16cid:paraId="55D19523" w16cid:durableId="1FC5DC6C"/>
  <w16cid:commentId w16cid:paraId="77AE488E" w16cid:durableId="1FC5DE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41006" w14:textId="77777777" w:rsidR="001F0FE4" w:rsidRDefault="001F0FE4">
      <w:pPr>
        <w:spacing w:after="0" w:line="240" w:lineRule="auto"/>
      </w:pPr>
      <w:r>
        <w:separator/>
      </w:r>
    </w:p>
  </w:endnote>
  <w:endnote w:type="continuationSeparator" w:id="0">
    <w:p w14:paraId="2AF7F526" w14:textId="77777777" w:rsidR="001F0FE4" w:rsidRDefault="001F0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AD243D" w:rsidRDefault="00AD243D"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8FA9E" w14:textId="77777777" w:rsidR="001F0FE4" w:rsidRDefault="001F0FE4">
      <w:pPr>
        <w:spacing w:after="0" w:line="240" w:lineRule="auto"/>
      </w:pPr>
      <w:r>
        <w:separator/>
      </w:r>
    </w:p>
  </w:footnote>
  <w:footnote w:type="continuationSeparator" w:id="0">
    <w:p w14:paraId="4882AD58" w14:textId="77777777" w:rsidR="001F0FE4" w:rsidRDefault="001F0F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7155"/>
    <w:rsid w:val="00017196"/>
    <w:rsid w:val="00025A56"/>
    <w:rsid w:val="00031A4C"/>
    <w:rsid w:val="00036F65"/>
    <w:rsid w:val="000514F4"/>
    <w:rsid w:val="000634EA"/>
    <w:rsid w:val="00076DB6"/>
    <w:rsid w:val="0008266A"/>
    <w:rsid w:val="00083A5C"/>
    <w:rsid w:val="000B2C1C"/>
    <w:rsid w:val="000C167D"/>
    <w:rsid w:val="000C6B58"/>
    <w:rsid w:val="000D1556"/>
    <w:rsid w:val="000E5B38"/>
    <w:rsid w:val="000E70E5"/>
    <w:rsid w:val="000F55B1"/>
    <w:rsid w:val="000F5EA2"/>
    <w:rsid w:val="0010264D"/>
    <w:rsid w:val="00103DC1"/>
    <w:rsid w:val="00125A24"/>
    <w:rsid w:val="0016033B"/>
    <w:rsid w:val="00185C12"/>
    <w:rsid w:val="001910C6"/>
    <w:rsid w:val="001920E7"/>
    <w:rsid w:val="0019676E"/>
    <w:rsid w:val="001A009D"/>
    <w:rsid w:val="001F0FE4"/>
    <w:rsid w:val="001F39B8"/>
    <w:rsid w:val="001F5071"/>
    <w:rsid w:val="00206C95"/>
    <w:rsid w:val="002325D6"/>
    <w:rsid w:val="00245C18"/>
    <w:rsid w:val="00270C41"/>
    <w:rsid w:val="0028293A"/>
    <w:rsid w:val="002A1C33"/>
    <w:rsid w:val="002B5C3D"/>
    <w:rsid w:val="002C0081"/>
    <w:rsid w:val="002E27B5"/>
    <w:rsid w:val="002E2923"/>
    <w:rsid w:val="002F0D40"/>
    <w:rsid w:val="00315A57"/>
    <w:rsid w:val="00324E42"/>
    <w:rsid w:val="00340C50"/>
    <w:rsid w:val="00350E66"/>
    <w:rsid w:val="00357CC5"/>
    <w:rsid w:val="00361DC5"/>
    <w:rsid w:val="00371A74"/>
    <w:rsid w:val="00374F3B"/>
    <w:rsid w:val="003843FF"/>
    <w:rsid w:val="003978D4"/>
    <w:rsid w:val="003A18F1"/>
    <w:rsid w:val="003C1E60"/>
    <w:rsid w:val="003D67DE"/>
    <w:rsid w:val="00416AC8"/>
    <w:rsid w:val="00417C06"/>
    <w:rsid w:val="00434801"/>
    <w:rsid w:val="00455D5C"/>
    <w:rsid w:val="004604BB"/>
    <w:rsid w:val="00470484"/>
    <w:rsid w:val="004721C4"/>
    <w:rsid w:val="00484132"/>
    <w:rsid w:val="004B3C52"/>
    <w:rsid w:val="004C473B"/>
    <w:rsid w:val="004C6698"/>
    <w:rsid w:val="004D05C9"/>
    <w:rsid w:val="004E3035"/>
    <w:rsid w:val="004E4C58"/>
    <w:rsid w:val="004E564C"/>
    <w:rsid w:val="004F3600"/>
    <w:rsid w:val="00515EA2"/>
    <w:rsid w:val="00534318"/>
    <w:rsid w:val="005566CB"/>
    <w:rsid w:val="00571C1D"/>
    <w:rsid w:val="005778E1"/>
    <w:rsid w:val="005A5F58"/>
    <w:rsid w:val="005B1453"/>
    <w:rsid w:val="005B2A52"/>
    <w:rsid w:val="005C7D28"/>
    <w:rsid w:val="00600A9A"/>
    <w:rsid w:val="00627DC4"/>
    <w:rsid w:val="006356FC"/>
    <w:rsid w:val="0064386F"/>
    <w:rsid w:val="00663066"/>
    <w:rsid w:val="00671652"/>
    <w:rsid w:val="00680017"/>
    <w:rsid w:val="006805CF"/>
    <w:rsid w:val="00682FCF"/>
    <w:rsid w:val="006862F6"/>
    <w:rsid w:val="00694AD6"/>
    <w:rsid w:val="00697CA5"/>
    <w:rsid w:val="006F26CF"/>
    <w:rsid w:val="00701C44"/>
    <w:rsid w:val="007060BE"/>
    <w:rsid w:val="00715C3B"/>
    <w:rsid w:val="00727481"/>
    <w:rsid w:val="00756110"/>
    <w:rsid w:val="007656D4"/>
    <w:rsid w:val="007749DB"/>
    <w:rsid w:val="00774F2C"/>
    <w:rsid w:val="007765B5"/>
    <w:rsid w:val="007D1539"/>
    <w:rsid w:val="007D659D"/>
    <w:rsid w:val="007E4125"/>
    <w:rsid w:val="007F19A1"/>
    <w:rsid w:val="00844E9C"/>
    <w:rsid w:val="00862AE3"/>
    <w:rsid w:val="008735B6"/>
    <w:rsid w:val="008774F3"/>
    <w:rsid w:val="008B0D23"/>
    <w:rsid w:val="008D63EA"/>
    <w:rsid w:val="008E35CB"/>
    <w:rsid w:val="008F2638"/>
    <w:rsid w:val="008F595E"/>
    <w:rsid w:val="00944FFF"/>
    <w:rsid w:val="00955DCC"/>
    <w:rsid w:val="009863A7"/>
    <w:rsid w:val="009A3CF9"/>
    <w:rsid w:val="009D4F62"/>
    <w:rsid w:val="009E7E65"/>
    <w:rsid w:val="00A23B6A"/>
    <w:rsid w:val="00A4192C"/>
    <w:rsid w:val="00A6092D"/>
    <w:rsid w:val="00A702A0"/>
    <w:rsid w:val="00A93DBA"/>
    <w:rsid w:val="00AA09F2"/>
    <w:rsid w:val="00AA7176"/>
    <w:rsid w:val="00AD243D"/>
    <w:rsid w:val="00AE5F16"/>
    <w:rsid w:val="00AF05C0"/>
    <w:rsid w:val="00AF68FE"/>
    <w:rsid w:val="00B2172B"/>
    <w:rsid w:val="00B4532B"/>
    <w:rsid w:val="00B47225"/>
    <w:rsid w:val="00B77B18"/>
    <w:rsid w:val="00B80780"/>
    <w:rsid w:val="00B80D54"/>
    <w:rsid w:val="00B81F1E"/>
    <w:rsid w:val="00BA5D86"/>
    <w:rsid w:val="00BB2B8A"/>
    <w:rsid w:val="00BD25A5"/>
    <w:rsid w:val="00BF7D8A"/>
    <w:rsid w:val="00C037FE"/>
    <w:rsid w:val="00C36E62"/>
    <w:rsid w:val="00C5373E"/>
    <w:rsid w:val="00C678EF"/>
    <w:rsid w:val="00C72B1E"/>
    <w:rsid w:val="00CC5B56"/>
    <w:rsid w:val="00CD6647"/>
    <w:rsid w:val="00CF0921"/>
    <w:rsid w:val="00D01271"/>
    <w:rsid w:val="00D02FE6"/>
    <w:rsid w:val="00D35F5C"/>
    <w:rsid w:val="00D3622D"/>
    <w:rsid w:val="00D43BAB"/>
    <w:rsid w:val="00D45705"/>
    <w:rsid w:val="00D60115"/>
    <w:rsid w:val="00D717EC"/>
    <w:rsid w:val="00D9441B"/>
    <w:rsid w:val="00D94D28"/>
    <w:rsid w:val="00DB2D34"/>
    <w:rsid w:val="00DB3160"/>
    <w:rsid w:val="00DD1194"/>
    <w:rsid w:val="00DD6028"/>
    <w:rsid w:val="00DF2FED"/>
    <w:rsid w:val="00E03101"/>
    <w:rsid w:val="00E074C7"/>
    <w:rsid w:val="00E15E7B"/>
    <w:rsid w:val="00E64E49"/>
    <w:rsid w:val="00E71449"/>
    <w:rsid w:val="00E74A97"/>
    <w:rsid w:val="00E86AC5"/>
    <w:rsid w:val="00E94461"/>
    <w:rsid w:val="00EA193E"/>
    <w:rsid w:val="00EC3B34"/>
    <w:rsid w:val="00ED751B"/>
    <w:rsid w:val="00EF4A7D"/>
    <w:rsid w:val="00EF5E92"/>
    <w:rsid w:val="00EF7AF1"/>
    <w:rsid w:val="00F0259B"/>
    <w:rsid w:val="00F03F94"/>
    <w:rsid w:val="00F06ED6"/>
    <w:rsid w:val="00F21DE2"/>
    <w:rsid w:val="00F226C7"/>
    <w:rsid w:val="00F34C27"/>
    <w:rsid w:val="00F36F8A"/>
    <w:rsid w:val="00F75D05"/>
    <w:rsid w:val="00F945FE"/>
    <w:rsid w:val="00FB3650"/>
    <w:rsid w:val="00FC4F1B"/>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semiHidden/>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semiHidden/>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A6092D"/>
    <w:pPr>
      <w:ind w:left="720" w:hanging="720"/>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0A4110-B22E-0A4C-A774-F9EB22D2B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26</Pages>
  <Words>20292</Words>
  <Characters>115670</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135691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6</cp:revision>
  <cp:lastPrinted>2018-12-15T00:24:00Z</cp:lastPrinted>
  <dcterms:created xsi:type="dcterms:W3CDTF">2018-05-18T02:12:00Z</dcterms:created>
  <dcterms:modified xsi:type="dcterms:W3CDTF">2019-01-01T01:07:00Z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zotero-version="5.0.58"&gt;&lt;session id="dsz1NItY"/&gt;&lt;style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